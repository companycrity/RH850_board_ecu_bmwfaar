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sz w:val="48"/>
          <w:szCs w:val="48"/>
        </w:rPr>
        <w:alias w:val="Title"/>
        <w:tag w:val=""/>
        <w:id w:val="-74908585"/>
        <w:placeholder>
          <w:docPart w:val="5D2202297D424B4EB3226EF40591920E"/>
        </w:placeholder>
        <w:dataBinding w:prefixMappings="xmlns:ns0='http://purl.org/dc/elements/1.1/' xmlns:ns1='http://schemas.openxmlformats.org/package/2006/metadata/core-properties' " w:xpath="/ns1:coreProperties[1]/ns0:title[1]" w:storeItemID="{6C3C8BC8-F283-45AE-878A-BAB7291924A1}"/>
        <w:text/>
      </w:sdt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D229A6" w:rsidRDefault="007C4A1B" w:rsidP="007E0373">
      <w:pPr>
        <w:tabs>
          <w:tab w:val="left" w:pos="4320"/>
          <w:tab w:val="left" w:pos="8640"/>
        </w:tabs>
        <w:spacing w:before="120" w:after="360"/>
        <w:jc w:val="center"/>
        <w:rPr>
          <w:b/>
          <w:sz w:val="36"/>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proofErr w:type="spellStart"/>
      <w:r w:rsidR="002069C0">
        <w:rPr>
          <w:rFonts w:cs="Calibri"/>
          <w:b/>
          <w:sz w:val="48"/>
          <w:szCs w:val="48"/>
        </w:rPr>
        <w:t>TunSelnMngt</w:t>
      </w:r>
      <w:proofErr w:type="spellEnd"/>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5E61CD" w:rsidRPr="007E0373" w:rsidRDefault="000D72B0" w:rsidP="007E0373">
      <w:pPr>
        <w:tabs>
          <w:tab w:val="left" w:pos="4320"/>
          <w:tab w:val="left" w:pos="8640"/>
        </w:tabs>
        <w:spacing w:before="120" w:after="360"/>
        <w:jc w:val="center"/>
        <w:rPr>
          <w:b/>
          <w:sz w:val="36"/>
        </w:rPr>
      </w:pPr>
      <w:r w:rsidRPr="007E0373">
        <w:rPr>
          <w:b/>
          <w:sz w:val="36"/>
        </w:rPr>
        <w:fldChar w:fldCharType="begin"/>
      </w:r>
      <w:r w:rsidRPr="007E0373">
        <w:rPr>
          <w:b/>
          <w:sz w:val="36"/>
        </w:rPr>
        <w:instrText xml:space="preserve"> DOCPROPERTY  "Release Date"  \* MERGEFORMAT </w:instrText>
      </w:r>
      <w:r w:rsidRPr="007E0373">
        <w:rPr>
          <w:b/>
          <w:sz w:val="36"/>
        </w:rPr>
        <w:fldChar w:fldCharType="separate"/>
      </w:r>
      <w:ins w:id="0" w:author="Kevin Smith" w:date="2018-05-14T12:06:00Z">
        <w:r w:rsidR="003B5106">
          <w:rPr>
            <w:b/>
            <w:sz w:val="36"/>
          </w:rPr>
          <w:t>May 14, 2018</w:t>
        </w:r>
      </w:ins>
      <w:del w:id="1" w:author="Kevin Smith" w:date="2018-05-14T12:06:00Z">
        <w:r w:rsidR="00A32B65" w:rsidDel="003B5106">
          <w:rPr>
            <w:b/>
            <w:sz w:val="36"/>
          </w:rPr>
          <w:delText>November 29, 2017</w:delText>
        </w:r>
      </w:del>
      <w:r w:rsidRPr="007E0373">
        <w:rPr>
          <w:b/>
          <w:sz w:val="36"/>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Prepared For:</w:t>
      </w:r>
    </w:p>
    <w:p w:rsidR="00AA61A8" w:rsidRPr="00A158C7" w:rsidRDefault="00F43F8E" w:rsidP="00DE23CE">
      <w:pPr>
        <w:tabs>
          <w:tab w:val="left" w:pos="4320"/>
          <w:tab w:val="left" w:pos="8640"/>
        </w:tabs>
        <w:jc w:val="center"/>
        <w:rPr>
          <w:b/>
          <w:sz w:val="24"/>
        </w:rPr>
      </w:pPr>
      <w:r>
        <w:rPr>
          <w:b/>
          <w:sz w:val="24"/>
        </w:rPr>
        <w:fldChar w:fldCharType="begin"/>
      </w:r>
      <w:r>
        <w:rPr>
          <w:b/>
          <w:sz w:val="24"/>
        </w:rPr>
        <w:instrText xml:space="preserve"> DOCPROPERTY  "Prepared for Group"  \* MERGEFORMAT </w:instrText>
      </w:r>
      <w:r>
        <w:rPr>
          <w:b/>
          <w:sz w:val="24"/>
        </w:rPr>
        <w:fldChar w:fldCharType="separate"/>
      </w:r>
      <w:r w:rsidR="002069C0">
        <w:rPr>
          <w:b/>
          <w:sz w:val="24"/>
        </w:rPr>
        <w:t>Software Engineering</w:t>
      </w:r>
      <w:r>
        <w:rPr>
          <w:b/>
          <w:sz w:val="24"/>
        </w:rPr>
        <w:fldChar w:fldCharType="end"/>
      </w:r>
    </w:p>
    <w:p w:rsidR="00DE23CE" w:rsidRPr="00A158C7" w:rsidRDefault="007E0373" w:rsidP="00DE23CE">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069C0">
        <w:rPr>
          <w:b/>
          <w:sz w:val="24"/>
        </w:rPr>
        <w:t>Nexteer Automotive</w:t>
      </w:r>
      <w:r>
        <w:rPr>
          <w:b/>
          <w:sz w:val="24"/>
        </w:rPr>
        <w:fldChar w:fldCharType="end"/>
      </w:r>
      <w:r>
        <w:rPr>
          <w:b/>
          <w:sz w:val="24"/>
        </w:rPr>
        <w:t>,</w:t>
      </w:r>
    </w:p>
    <w:p w:rsidR="007E0373" w:rsidRDefault="007E0373">
      <w:pPr>
        <w:tabs>
          <w:tab w:val="left" w:pos="4320"/>
          <w:tab w:val="left" w:pos="8640"/>
        </w:tabs>
        <w:jc w:val="center"/>
        <w:rPr>
          <w:b/>
          <w:sz w:val="24"/>
        </w:rPr>
      </w:pPr>
      <w:r>
        <w:rPr>
          <w:b/>
          <w:sz w:val="24"/>
        </w:rPr>
        <w:fldChar w:fldCharType="begin"/>
      </w:r>
      <w:r>
        <w:rPr>
          <w:b/>
          <w:sz w:val="24"/>
        </w:rPr>
        <w:instrText xml:space="preserve"> DOCPROPERTY  Location  \* MERGEFORMAT </w:instrText>
      </w:r>
      <w:r>
        <w:rPr>
          <w:b/>
          <w:sz w:val="24"/>
        </w:rPr>
        <w:fldChar w:fldCharType="separate"/>
      </w:r>
      <w:r w:rsidR="002069C0">
        <w:rPr>
          <w:b/>
          <w:sz w:val="24"/>
        </w:rPr>
        <w:t>Saginaw, MI, USA</w:t>
      </w:r>
      <w:r>
        <w:rPr>
          <w:b/>
          <w:sz w:val="24"/>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891F29" w:rsidRPr="00A158C7" w:rsidRDefault="002375B8" w:rsidP="00891F29">
      <w:pPr>
        <w:tabs>
          <w:tab w:val="left" w:pos="4320"/>
          <w:tab w:val="left" w:pos="8640"/>
        </w:tabs>
        <w:jc w:val="center"/>
        <w:rPr>
          <w:b/>
          <w:sz w:val="24"/>
        </w:rPr>
      </w:pPr>
      <w:r>
        <w:rPr>
          <w:b/>
          <w:sz w:val="24"/>
        </w:rPr>
        <w:t>Kevin Smith</w:t>
      </w:r>
      <w:r w:rsidR="00891F29" w:rsidRPr="00A158C7">
        <w:rPr>
          <w:b/>
          <w:sz w:val="24"/>
        </w:rPr>
        <w:t>,</w:t>
      </w:r>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2069C0">
        <w:rPr>
          <w:b/>
          <w:sz w:val="24"/>
        </w:rPr>
        <w:t>Nexteer Automotive</w:t>
      </w:r>
      <w:r>
        <w:rPr>
          <w:b/>
          <w:sz w:val="24"/>
        </w:rPr>
        <w:fldChar w:fldCharType="end"/>
      </w:r>
      <w:r w:rsidR="00A365F0" w:rsidRPr="00A158C7">
        <w:rPr>
          <w:b/>
          <w:sz w:val="24"/>
        </w:rPr>
        <w:t>,</w:t>
      </w:r>
    </w:p>
    <w:p w:rsidR="00B81C1B" w:rsidRPr="006C2D7D"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2069C0">
        <w:rPr>
          <w:b/>
          <w:sz w:val="24"/>
        </w:rPr>
        <w:t>Saginaw, MI, USA</w:t>
      </w:r>
      <w:r>
        <w:rPr>
          <w:b/>
          <w:sz w:val="24"/>
        </w:rPr>
        <w:fldChar w:fldCharType="end"/>
      </w:r>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2160"/>
        <w:gridCol w:w="1350"/>
        <w:gridCol w:w="1440"/>
        <w:gridCol w:w="1440"/>
      </w:tblGrid>
      <w:tr w:rsidR="00D229A6" w:rsidRPr="00AA38E8" w:rsidTr="00B758D2">
        <w:tc>
          <w:tcPr>
            <w:tcW w:w="2520" w:type="dxa"/>
          </w:tcPr>
          <w:p w:rsidR="00D229A6" w:rsidRPr="00AA38E8" w:rsidRDefault="00D229A6" w:rsidP="00D229A6">
            <w:pPr>
              <w:jc w:val="center"/>
              <w:rPr>
                <w:rFonts w:cs="Calibri"/>
                <w:b/>
              </w:rPr>
            </w:pPr>
            <w:bookmarkStart w:id="2" w:name="_Toc348792978"/>
            <w:bookmarkStart w:id="3" w:name="_Toc348793074"/>
            <w:bookmarkStart w:id="4" w:name="_Toc348793965"/>
            <w:bookmarkStart w:id="5" w:name="_Toc349459173"/>
            <w:bookmarkStart w:id="6" w:name="_Toc349621609"/>
            <w:r w:rsidRPr="00AA38E8">
              <w:rPr>
                <w:rFonts w:cs="Calibri"/>
                <w:b/>
              </w:rPr>
              <w:t>Description</w:t>
            </w:r>
          </w:p>
        </w:tc>
        <w:tc>
          <w:tcPr>
            <w:tcW w:w="2160" w:type="dxa"/>
          </w:tcPr>
          <w:p w:rsidR="00D229A6" w:rsidRPr="00AA38E8" w:rsidRDefault="00D229A6" w:rsidP="00D229A6">
            <w:pPr>
              <w:jc w:val="center"/>
              <w:rPr>
                <w:rFonts w:cs="Calibri"/>
                <w:b/>
              </w:rPr>
            </w:pPr>
            <w:r w:rsidRPr="00AA38E8">
              <w:rPr>
                <w:rFonts w:cs="Calibri"/>
                <w:b/>
              </w:rPr>
              <w:t>Author</w:t>
            </w:r>
          </w:p>
        </w:tc>
        <w:tc>
          <w:tcPr>
            <w:tcW w:w="1350" w:type="dxa"/>
          </w:tcPr>
          <w:p w:rsidR="00D229A6" w:rsidRPr="00AA38E8" w:rsidRDefault="00D229A6" w:rsidP="00D229A6">
            <w:pPr>
              <w:jc w:val="center"/>
              <w:rPr>
                <w:rFonts w:cs="Calibri"/>
                <w:b/>
              </w:rPr>
            </w:pPr>
            <w:r w:rsidRPr="00AA38E8">
              <w:rPr>
                <w:rFonts w:cs="Calibri"/>
                <w:b/>
              </w:rPr>
              <w:t>Version</w:t>
            </w:r>
          </w:p>
        </w:tc>
        <w:tc>
          <w:tcPr>
            <w:tcW w:w="1440" w:type="dxa"/>
          </w:tcPr>
          <w:p w:rsidR="00D229A6" w:rsidRPr="00AA38E8" w:rsidRDefault="00D229A6" w:rsidP="00D229A6">
            <w:pPr>
              <w:jc w:val="center"/>
              <w:rPr>
                <w:rFonts w:cs="Calibri"/>
                <w:b/>
              </w:rPr>
            </w:pPr>
            <w:r w:rsidRPr="00AA38E8">
              <w:rPr>
                <w:rFonts w:cs="Calibri"/>
                <w:b/>
              </w:rPr>
              <w:t>Date</w:t>
            </w:r>
          </w:p>
        </w:tc>
        <w:tc>
          <w:tcPr>
            <w:tcW w:w="1440" w:type="dxa"/>
          </w:tcPr>
          <w:p w:rsidR="00D229A6" w:rsidRPr="00AA38E8" w:rsidRDefault="00D229A6" w:rsidP="00D229A6">
            <w:pPr>
              <w:jc w:val="center"/>
              <w:rPr>
                <w:rFonts w:cs="Calibri"/>
                <w:b/>
              </w:rPr>
            </w:pPr>
            <w:r>
              <w:rPr>
                <w:rFonts w:cs="Calibri"/>
                <w:b/>
              </w:rPr>
              <w:t>Approved By</w:t>
            </w:r>
          </w:p>
        </w:tc>
      </w:tr>
      <w:tr w:rsidR="0028321C" w:rsidRPr="00AA38E8" w:rsidTr="00B758D2">
        <w:tc>
          <w:tcPr>
            <w:tcW w:w="2520" w:type="dxa"/>
          </w:tcPr>
          <w:p w:rsidR="0028321C" w:rsidRPr="00AA38E8" w:rsidRDefault="0028321C" w:rsidP="0028321C">
            <w:pPr>
              <w:rPr>
                <w:rFonts w:cs="Calibri"/>
              </w:rPr>
            </w:pPr>
            <w:r>
              <w:rPr>
                <w:rFonts w:cs="Calibri"/>
              </w:rPr>
              <w:t>Initial Version</w:t>
            </w:r>
          </w:p>
        </w:tc>
        <w:tc>
          <w:tcPr>
            <w:tcW w:w="2160" w:type="dxa"/>
          </w:tcPr>
          <w:p w:rsidR="0028321C" w:rsidRPr="00AA38E8" w:rsidRDefault="0028321C" w:rsidP="0028321C">
            <w:pPr>
              <w:rPr>
                <w:rFonts w:cs="Calibri"/>
              </w:rPr>
            </w:pPr>
            <w:r>
              <w:rPr>
                <w:rFonts w:cs="Calibri"/>
              </w:rPr>
              <w:t>K. Smith</w:t>
            </w:r>
          </w:p>
        </w:tc>
        <w:tc>
          <w:tcPr>
            <w:tcW w:w="1350" w:type="dxa"/>
          </w:tcPr>
          <w:p w:rsidR="0028321C" w:rsidRPr="00AA38E8" w:rsidRDefault="0028321C" w:rsidP="0028321C">
            <w:pPr>
              <w:jc w:val="center"/>
              <w:rPr>
                <w:rFonts w:cs="Calibri"/>
              </w:rPr>
            </w:pPr>
            <w:r>
              <w:rPr>
                <w:rFonts w:cs="Calibri"/>
              </w:rPr>
              <w:t>1</w:t>
            </w:r>
          </w:p>
        </w:tc>
        <w:tc>
          <w:tcPr>
            <w:tcW w:w="1440" w:type="dxa"/>
          </w:tcPr>
          <w:p w:rsidR="0028321C" w:rsidRPr="00AA38E8" w:rsidRDefault="002069C0" w:rsidP="002069C0">
            <w:pPr>
              <w:jc w:val="center"/>
              <w:rPr>
                <w:rFonts w:cs="Calibri"/>
              </w:rPr>
            </w:pPr>
            <w:r>
              <w:rPr>
                <w:rFonts w:cs="Calibri"/>
              </w:rPr>
              <w:t>07</w:t>
            </w:r>
            <w:r w:rsidR="0028321C">
              <w:rPr>
                <w:rFonts w:cs="Calibri"/>
              </w:rPr>
              <w:t>-</w:t>
            </w:r>
            <w:r w:rsidR="004751F7">
              <w:rPr>
                <w:rFonts w:cs="Calibri"/>
              </w:rPr>
              <w:t>Apr</w:t>
            </w:r>
            <w:r w:rsidR="0028321C">
              <w:rPr>
                <w:rFonts w:cs="Calibri"/>
              </w:rPr>
              <w:t>-</w:t>
            </w:r>
            <w:r w:rsidR="00636F34">
              <w:rPr>
                <w:rFonts w:cs="Calibri"/>
              </w:rPr>
              <w:t>16</w:t>
            </w:r>
          </w:p>
        </w:tc>
        <w:tc>
          <w:tcPr>
            <w:tcW w:w="1440" w:type="dxa"/>
          </w:tcPr>
          <w:p w:rsidR="0028321C" w:rsidRPr="00AA38E8" w:rsidRDefault="0028321C" w:rsidP="0028321C">
            <w:pPr>
              <w:rPr>
                <w:rFonts w:cs="Calibri"/>
              </w:rPr>
            </w:pPr>
          </w:p>
        </w:tc>
      </w:tr>
      <w:tr w:rsidR="000D72B0" w:rsidRPr="00AA38E8" w:rsidTr="00B758D2">
        <w:tc>
          <w:tcPr>
            <w:tcW w:w="2520" w:type="dxa"/>
          </w:tcPr>
          <w:p w:rsidR="000D72B0" w:rsidRDefault="000D72B0" w:rsidP="000D72B0">
            <w:pPr>
              <w:rPr>
                <w:rFonts w:cs="Calibri"/>
              </w:rPr>
            </w:pPr>
            <w:r>
              <w:rPr>
                <w:rFonts w:cs="Calibri"/>
              </w:rPr>
              <w:t>Updated program flow diagrams</w:t>
            </w:r>
          </w:p>
        </w:tc>
        <w:tc>
          <w:tcPr>
            <w:tcW w:w="2160" w:type="dxa"/>
          </w:tcPr>
          <w:p w:rsidR="000D72B0" w:rsidRDefault="000D72B0" w:rsidP="0028321C">
            <w:pPr>
              <w:rPr>
                <w:rFonts w:cs="Calibri"/>
              </w:rPr>
            </w:pPr>
            <w:r>
              <w:rPr>
                <w:rFonts w:cs="Calibri"/>
              </w:rPr>
              <w:t>N. Saxton</w:t>
            </w:r>
          </w:p>
        </w:tc>
        <w:tc>
          <w:tcPr>
            <w:tcW w:w="1350" w:type="dxa"/>
          </w:tcPr>
          <w:p w:rsidR="000D72B0" w:rsidRDefault="000D72B0" w:rsidP="0028321C">
            <w:pPr>
              <w:jc w:val="center"/>
              <w:rPr>
                <w:rFonts w:cs="Calibri"/>
              </w:rPr>
            </w:pPr>
            <w:r>
              <w:rPr>
                <w:rFonts w:cs="Calibri"/>
              </w:rPr>
              <w:t>2</w:t>
            </w:r>
          </w:p>
        </w:tc>
        <w:tc>
          <w:tcPr>
            <w:tcW w:w="1440" w:type="dxa"/>
          </w:tcPr>
          <w:p w:rsidR="000D72B0" w:rsidRDefault="000D72B0" w:rsidP="002069C0">
            <w:pPr>
              <w:jc w:val="center"/>
              <w:rPr>
                <w:rFonts w:cs="Calibri"/>
              </w:rPr>
            </w:pPr>
            <w:r>
              <w:rPr>
                <w:rFonts w:cs="Calibri"/>
              </w:rPr>
              <w:t>06-May-16</w:t>
            </w:r>
          </w:p>
        </w:tc>
        <w:tc>
          <w:tcPr>
            <w:tcW w:w="1440" w:type="dxa"/>
          </w:tcPr>
          <w:p w:rsidR="000D72B0" w:rsidRPr="00AA38E8" w:rsidRDefault="000D72B0" w:rsidP="0028321C">
            <w:pPr>
              <w:rPr>
                <w:rFonts w:cs="Calibri"/>
              </w:rPr>
            </w:pPr>
          </w:p>
        </w:tc>
      </w:tr>
      <w:tr w:rsidR="002375B8" w:rsidRPr="00AA38E8" w:rsidTr="00B758D2">
        <w:tc>
          <w:tcPr>
            <w:tcW w:w="2520" w:type="dxa"/>
          </w:tcPr>
          <w:p w:rsidR="002375B8" w:rsidRDefault="002375B8" w:rsidP="000D72B0">
            <w:pPr>
              <w:rPr>
                <w:rFonts w:cs="Calibri"/>
              </w:rPr>
            </w:pPr>
            <w:r>
              <w:rPr>
                <w:rFonts w:cs="Calibri"/>
              </w:rPr>
              <w:t>Updates to flow charts for anomaly EA4#6672 corrections</w:t>
            </w:r>
          </w:p>
        </w:tc>
        <w:tc>
          <w:tcPr>
            <w:tcW w:w="2160" w:type="dxa"/>
          </w:tcPr>
          <w:p w:rsidR="002375B8" w:rsidRDefault="002375B8" w:rsidP="0028321C">
            <w:pPr>
              <w:rPr>
                <w:rFonts w:cs="Calibri"/>
              </w:rPr>
            </w:pPr>
            <w:r>
              <w:rPr>
                <w:rFonts w:cs="Calibri"/>
              </w:rPr>
              <w:t>K. Smith</w:t>
            </w:r>
          </w:p>
        </w:tc>
        <w:tc>
          <w:tcPr>
            <w:tcW w:w="1350" w:type="dxa"/>
          </w:tcPr>
          <w:p w:rsidR="002375B8" w:rsidRDefault="002375B8" w:rsidP="0028321C">
            <w:pPr>
              <w:jc w:val="center"/>
              <w:rPr>
                <w:rFonts w:cs="Calibri"/>
              </w:rPr>
            </w:pPr>
            <w:r>
              <w:rPr>
                <w:rFonts w:cs="Calibri"/>
              </w:rPr>
              <w:t>3</w:t>
            </w:r>
          </w:p>
        </w:tc>
        <w:tc>
          <w:tcPr>
            <w:tcW w:w="1440" w:type="dxa"/>
          </w:tcPr>
          <w:p w:rsidR="002375B8" w:rsidRDefault="002375B8" w:rsidP="002069C0">
            <w:pPr>
              <w:jc w:val="center"/>
              <w:rPr>
                <w:rFonts w:cs="Calibri"/>
              </w:rPr>
            </w:pPr>
            <w:r>
              <w:rPr>
                <w:rFonts w:cs="Calibri"/>
              </w:rPr>
              <w:t>29-Aug-16</w:t>
            </w:r>
          </w:p>
        </w:tc>
        <w:tc>
          <w:tcPr>
            <w:tcW w:w="1440" w:type="dxa"/>
          </w:tcPr>
          <w:p w:rsidR="002375B8" w:rsidRPr="00AA38E8" w:rsidRDefault="002375B8" w:rsidP="0028321C">
            <w:pPr>
              <w:rPr>
                <w:rFonts w:cs="Calibri"/>
              </w:rPr>
            </w:pPr>
          </w:p>
        </w:tc>
      </w:tr>
      <w:tr w:rsidR="00A32B65" w:rsidRPr="00AA38E8" w:rsidTr="00B758D2">
        <w:tc>
          <w:tcPr>
            <w:tcW w:w="2520" w:type="dxa"/>
          </w:tcPr>
          <w:p w:rsidR="00A32B65" w:rsidRDefault="00A32B65" w:rsidP="000D72B0">
            <w:pPr>
              <w:rPr>
                <w:rFonts w:cs="Calibri"/>
              </w:rPr>
            </w:pPr>
            <w:r>
              <w:rPr>
                <w:rFonts w:cs="Calibri"/>
              </w:rPr>
              <w:t>Updated to match version 2.0.0 of the design</w:t>
            </w:r>
          </w:p>
        </w:tc>
        <w:tc>
          <w:tcPr>
            <w:tcW w:w="2160" w:type="dxa"/>
          </w:tcPr>
          <w:p w:rsidR="00A32B65" w:rsidRDefault="00A32B65" w:rsidP="0028321C">
            <w:pPr>
              <w:rPr>
                <w:rFonts w:cs="Calibri"/>
              </w:rPr>
            </w:pPr>
            <w:r>
              <w:rPr>
                <w:rFonts w:cs="Calibri"/>
              </w:rPr>
              <w:t>K. Smith</w:t>
            </w:r>
          </w:p>
        </w:tc>
        <w:tc>
          <w:tcPr>
            <w:tcW w:w="1350" w:type="dxa"/>
          </w:tcPr>
          <w:p w:rsidR="00A32B65" w:rsidRDefault="00A32B65" w:rsidP="0028321C">
            <w:pPr>
              <w:jc w:val="center"/>
              <w:rPr>
                <w:rFonts w:cs="Calibri"/>
              </w:rPr>
            </w:pPr>
            <w:r>
              <w:rPr>
                <w:rFonts w:cs="Calibri"/>
              </w:rPr>
              <w:t>4</w:t>
            </w:r>
          </w:p>
        </w:tc>
        <w:tc>
          <w:tcPr>
            <w:tcW w:w="1440" w:type="dxa"/>
          </w:tcPr>
          <w:p w:rsidR="00A32B65" w:rsidRDefault="00A32B65" w:rsidP="002069C0">
            <w:pPr>
              <w:jc w:val="center"/>
              <w:rPr>
                <w:rFonts w:cs="Calibri"/>
              </w:rPr>
            </w:pPr>
            <w:r>
              <w:rPr>
                <w:rFonts w:cs="Calibri"/>
              </w:rPr>
              <w:t>29-Nov-17</w:t>
            </w:r>
          </w:p>
        </w:tc>
        <w:tc>
          <w:tcPr>
            <w:tcW w:w="1440" w:type="dxa"/>
          </w:tcPr>
          <w:p w:rsidR="00A32B65" w:rsidRPr="00AA38E8" w:rsidRDefault="00A32B65" w:rsidP="0028321C">
            <w:pPr>
              <w:rPr>
                <w:rFonts w:cs="Calibri"/>
              </w:rPr>
            </w:pPr>
          </w:p>
        </w:tc>
      </w:tr>
      <w:tr w:rsidR="003B5106" w:rsidRPr="00AA38E8" w:rsidTr="00B758D2">
        <w:trPr>
          <w:ins w:id="7" w:author="Kevin Smith" w:date="2018-05-14T12:06:00Z"/>
        </w:trPr>
        <w:tc>
          <w:tcPr>
            <w:tcW w:w="2520" w:type="dxa"/>
          </w:tcPr>
          <w:p w:rsidR="003B5106" w:rsidRDefault="003B5106" w:rsidP="000D72B0">
            <w:pPr>
              <w:rPr>
                <w:ins w:id="8" w:author="Kevin Smith" w:date="2018-05-14T12:06:00Z"/>
                <w:rFonts w:cs="Calibri"/>
              </w:rPr>
            </w:pPr>
            <w:ins w:id="9" w:author="Kevin Smith" w:date="2018-05-14T12:06:00Z">
              <w:r>
                <w:rPr>
                  <w:rFonts w:cs="Calibri"/>
                </w:rPr>
                <w:t xml:space="preserve">Updated to match version 3.0.0 of the design and anomaly </w:t>
              </w:r>
            </w:ins>
            <w:ins w:id="10" w:author="Kevin Smith" w:date="2018-05-14T12:09:00Z">
              <w:r>
                <w:rPr>
                  <w:rFonts w:cs="Calibri"/>
                </w:rPr>
                <w:t>EA4#21421</w:t>
              </w:r>
            </w:ins>
          </w:p>
        </w:tc>
        <w:tc>
          <w:tcPr>
            <w:tcW w:w="2160" w:type="dxa"/>
          </w:tcPr>
          <w:p w:rsidR="003B5106" w:rsidRDefault="003B5106" w:rsidP="0028321C">
            <w:pPr>
              <w:rPr>
                <w:ins w:id="11" w:author="Kevin Smith" w:date="2018-05-14T12:06:00Z"/>
                <w:rFonts w:cs="Calibri"/>
              </w:rPr>
            </w:pPr>
            <w:ins w:id="12" w:author="Kevin Smith" w:date="2018-05-14T12:06:00Z">
              <w:r>
                <w:rPr>
                  <w:rFonts w:cs="Calibri"/>
                </w:rPr>
                <w:t>K. Smith</w:t>
              </w:r>
            </w:ins>
          </w:p>
        </w:tc>
        <w:tc>
          <w:tcPr>
            <w:tcW w:w="1350" w:type="dxa"/>
          </w:tcPr>
          <w:p w:rsidR="003B5106" w:rsidRDefault="003B5106" w:rsidP="0028321C">
            <w:pPr>
              <w:jc w:val="center"/>
              <w:rPr>
                <w:ins w:id="13" w:author="Kevin Smith" w:date="2018-05-14T12:06:00Z"/>
                <w:rFonts w:cs="Calibri"/>
              </w:rPr>
            </w:pPr>
            <w:ins w:id="14" w:author="Kevin Smith" w:date="2018-05-14T12:06:00Z">
              <w:r>
                <w:rPr>
                  <w:rFonts w:cs="Calibri"/>
                </w:rPr>
                <w:t>5</w:t>
              </w:r>
            </w:ins>
          </w:p>
        </w:tc>
        <w:tc>
          <w:tcPr>
            <w:tcW w:w="1440" w:type="dxa"/>
          </w:tcPr>
          <w:p w:rsidR="003B5106" w:rsidRDefault="003B5106" w:rsidP="002069C0">
            <w:pPr>
              <w:jc w:val="center"/>
              <w:rPr>
                <w:ins w:id="15" w:author="Kevin Smith" w:date="2018-05-14T12:06:00Z"/>
                <w:rFonts w:cs="Calibri"/>
              </w:rPr>
            </w:pPr>
            <w:ins w:id="16" w:author="Kevin Smith" w:date="2018-05-14T12:06:00Z">
              <w:r>
                <w:rPr>
                  <w:rFonts w:cs="Calibri"/>
                </w:rPr>
                <w:t>14-May-18</w:t>
              </w:r>
            </w:ins>
          </w:p>
        </w:tc>
        <w:tc>
          <w:tcPr>
            <w:tcW w:w="1440" w:type="dxa"/>
          </w:tcPr>
          <w:p w:rsidR="003B5106" w:rsidRPr="00AA38E8" w:rsidRDefault="003B5106" w:rsidP="0028321C">
            <w:pPr>
              <w:rPr>
                <w:ins w:id="17" w:author="Kevin Smith" w:date="2018-05-14T12:06:00Z"/>
                <w:rFonts w:cs="Calibri"/>
              </w:rPr>
            </w:pPr>
          </w:p>
        </w:tc>
      </w:tr>
    </w:tbl>
    <w:p w:rsidR="0060359A" w:rsidRDefault="0060359A">
      <w:pPr>
        <w:spacing w:after="0"/>
        <w:rPr>
          <w:b/>
          <w:sz w:val="28"/>
          <w:szCs w:val="28"/>
          <w:u w:val="single"/>
        </w:rPr>
      </w:pPr>
    </w:p>
    <w:p w:rsidR="0028321C" w:rsidRDefault="0028321C">
      <w:pPr>
        <w:spacing w:after="0"/>
        <w:rPr>
          <w:b/>
          <w:sz w:val="28"/>
          <w:szCs w:val="28"/>
          <w:u w:val="single"/>
        </w:rPr>
      </w:pPr>
      <w:r>
        <w:rPr>
          <w:b/>
          <w:sz w:val="28"/>
          <w:szCs w:val="28"/>
          <w:u w:val="single"/>
        </w:rPr>
        <w:br w:type="page"/>
      </w:r>
    </w:p>
    <w:p w:rsidR="0082092D" w:rsidRDefault="00891F29">
      <w:pPr>
        <w:pStyle w:val="TOC1"/>
        <w:rPr>
          <w:sz w:val="32"/>
          <w:szCs w:val="32"/>
          <w:u w:val="single"/>
        </w:rPr>
      </w:pPr>
      <w:r w:rsidRPr="00C728E9">
        <w:rPr>
          <w:sz w:val="32"/>
          <w:szCs w:val="32"/>
          <w:u w:val="single"/>
        </w:rPr>
        <w:lastRenderedPageBreak/>
        <w:t>Table of Contents</w:t>
      </w:r>
    </w:p>
    <w:p w:rsidR="006A4DF4"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50305901" w:history="1">
        <w:r w:rsidR="006A4DF4" w:rsidRPr="00882421">
          <w:rPr>
            <w:rStyle w:val="Hyperlink"/>
          </w:rPr>
          <w:t>1</w:t>
        </w:r>
        <w:r w:rsidR="006A4DF4">
          <w:rPr>
            <w:rFonts w:eastAsiaTheme="minorEastAsia"/>
            <w:b w:val="0"/>
            <w:color w:val="auto"/>
            <w:kern w:val="0"/>
            <w:sz w:val="22"/>
            <w:szCs w:val="22"/>
            <w:lang w:val="en-US"/>
          </w:rPr>
          <w:tab/>
        </w:r>
        <w:r w:rsidR="006A4DF4" w:rsidRPr="00882421">
          <w:rPr>
            <w:rStyle w:val="Hyperlink"/>
          </w:rPr>
          <w:t>Introduction</w:t>
        </w:r>
        <w:r w:rsidR="006A4DF4">
          <w:rPr>
            <w:webHidden/>
          </w:rPr>
          <w:tab/>
        </w:r>
        <w:r w:rsidR="006A4DF4">
          <w:rPr>
            <w:webHidden/>
          </w:rPr>
          <w:fldChar w:fldCharType="begin"/>
        </w:r>
        <w:r w:rsidR="006A4DF4">
          <w:rPr>
            <w:webHidden/>
          </w:rPr>
          <w:instrText xml:space="preserve"> PAGEREF _Toc450305901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02" w:history="1">
        <w:r w:rsidR="006A4DF4" w:rsidRPr="00882421">
          <w:rPr>
            <w:rStyle w:val="Hyperlink"/>
          </w:rPr>
          <w:t>1.1</w:t>
        </w:r>
        <w:r w:rsidR="006A4DF4">
          <w:rPr>
            <w:rFonts w:asciiTheme="minorHAnsi" w:eastAsiaTheme="minorEastAsia" w:hAnsiTheme="minorHAnsi"/>
            <w:color w:val="auto"/>
            <w:kern w:val="0"/>
            <w:szCs w:val="22"/>
          </w:rPr>
          <w:tab/>
        </w:r>
        <w:r w:rsidR="006A4DF4" w:rsidRPr="00882421">
          <w:rPr>
            <w:rStyle w:val="Hyperlink"/>
          </w:rPr>
          <w:t>Purpose</w:t>
        </w:r>
        <w:r w:rsidR="006A4DF4">
          <w:rPr>
            <w:webHidden/>
          </w:rPr>
          <w:tab/>
        </w:r>
        <w:r w:rsidR="006A4DF4">
          <w:rPr>
            <w:webHidden/>
          </w:rPr>
          <w:fldChar w:fldCharType="begin"/>
        </w:r>
        <w:r w:rsidR="006A4DF4">
          <w:rPr>
            <w:webHidden/>
          </w:rPr>
          <w:instrText xml:space="preserve"> PAGEREF _Toc450305902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03" w:history="1">
        <w:r w:rsidR="006A4DF4" w:rsidRPr="00882421">
          <w:rPr>
            <w:rStyle w:val="Hyperlink"/>
          </w:rPr>
          <w:t>1.2</w:t>
        </w:r>
        <w:r w:rsidR="006A4DF4">
          <w:rPr>
            <w:rFonts w:asciiTheme="minorHAnsi" w:eastAsiaTheme="minorEastAsia" w:hAnsiTheme="minorHAnsi"/>
            <w:color w:val="auto"/>
            <w:kern w:val="0"/>
            <w:szCs w:val="22"/>
          </w:rPr>
          <w:tab/>
        </w:r>
        <w:r w:rsidR="006A4DF4" w:rsidRPr="00882421">
          <w:rPr>
            <w:rStyle w:val="Hyperlink"/>
          </w:rPr>
          <w:t>Scope</w:t>
        </w:r>
        <w:r w:rsidR="006A4DF4">
          <w:rPr>
            <w:webHidden/>
          </w:rPr>
          <w:tab/>
        </w:r>
        <w:r w:rsidR="006A4DF4">
          <w:rPr>
            <w:webHidden/>
          </w:rPr>
          <w:fldChar w:fldCharType="begin"/>
        </w:r>
        <w:r w:rsidR="006A4DF4">
          <w:rPr>
            <w:webHidden/>
          </w:rPr>
          <w:instrText xml:space="preserve"> PAGEREF _Toc450305903 \h </w:instrText>
        </w:r>
        <w:r w:rsidR="006A4DF4">
          <w:rPr>
            <w:webHidden/>
          </w:rPr>
        </w:r>
        <w:r w:rsidR="006A4DF4">
          <w:rPr>
            <w:webHidden/>
          </w:rPr>
          <w:fldChar w:fldCharType="separate"/>
        </w:r>
        <w:r w:rsidR="006A4DF4">
          <w:rPr>
            <w:webHidden/>
          </w:rPr>
          <w:t>5</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04" w:history="1">
        <w:r w:rsidR="006A4DF4" w:rsidRPr="00882421">
          <w:rPr>
            <w:rStyle w:val="Hyperlink"/>
            <w:rFonts w:ascii="Calibri" w:hAnsi="Calibri" w:cs="Calibri"/>
          </w:rPr>
          <w:t>2</w:t>
        </w:r>
        <w:r w:rsidR="006A4DF4">
          <w:rPr>
            <w:rFonts w:eastAsiaTheme="minorEastAsia"/>
            <w:b w:val="0"/>
            <w:color w:val="auto"/>
            <w:kern w:val="0"/>
            <w:sz w:val="22"/>
            <w:szCs w:val="22"/>
            <w:lang w:val="en-US"/>
          </w:rPr>
          <w:tab/>
        </w:r>
        <w:r w:rsidR="006A4DF4" w:rsidRPr="00882421">
          <w:rPr>
            <w:rStyle w:val="Hyperlink"/>
            <w:rFonts w:ascii="Calibri" w:hAnsi="Calibri" w:cs="Calibri"/>
          </w:rPr>
          <w:t>TunSelnMngt &amp; High-Level Description</w:t>
        </w:r>
        <w:r w:rsidR="006A4DF4">
          <w:rPr>
            <w:webHidden/>
          </w:rPr>
          <w:tab/>
        </w:r>
        <w:r w:rsidR="006A4DF4">
          <w:rPr>
            <w:webHidden/>
          </w:rPr>
          <w:fldChar w:fldCharType="begin"/>
        </w:r>
        <w:r w:rsidR="006A4DF4">
          <w:rPr>
            <w:webHidden/>
          </w:rPr>
          <w:instrText xml:space="preserve"> PAGEREF _Toc450305904 \h </w:instrText>
        </w:r>
        <w:r w:rsidR="006A4DF4">
          <w:rPr>
            <w:webHidden/>
          </w:rPr>
        </w:r>
        <w:r w:rsidR="006A4DF4">
          <w:rPr>
            <w:webHidden/>
          </w:rPr>
          <w:fldChar w:fldCharType="separate"/>
        </w:r>
        <w:r w:rsidR="006A4DF4">
          <w:rPr>
            <w:webHidden/>
          </w:rPr>
          <w:t>6</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05" w:history="1">
        <w:r w:rsidR="006A4DF4" w:rsidRPr="00882421">
          <w:rPr>
            <w:rStyle w:val="Hyperlink"/>
            <w:rFonts w:ascii="Calibri" w:hAnsi="Calibri" w:cs="Calibri"/>
          </w:rPr>
          <w:t>3</w:t>
        </w:r>
        <w:r w:rsidR="006A4DF4">
          <w:rPr>
            <w:rFonts w:eastAsiaTheme="minorEastAsia"/>
            <w:b w:val="0"/>
            <w:color w:val="auto"/>
            <w:kern w:val="0"/>
            <w:sz w:val="22"/>
            <w:szCs w:val="22"/>
            <w:lang w:val="en-US"/>
          </w:rPr>
          <w:tab/>
        </w:r>
        <w:r w:rsidR="006A4DF4" w:rsidRPr="00882421">
          <w:rPr>
            <w:rStyle w:val="Hyperlink"/>
            <w:rFonts w:ascii="Calibri" w:hAnsi="Calibri" w:cs="Calibri"/>
          </w:rPr>
          <w:t>Design details of software module</w:t>
        </w:r>
        <w:r w:rsidR="006A4DF4">
          <w:rPr>
            <w:webHidden/>
          </w:rPr>
          <w:tab/>
        </w:r>
        <w:r w:rsidR="006A4DF4">
          <w:rPr>
            <w:webHidden/>
          </w:rPr>
          <w:fldChar w:fldCharType="begin"/>
        </w:r>
        <w:r w:rsidR="006A4DF4">
          <w:rPr>
            <w:webHidden/>
          </w:rPr>
          <w:instrText xml:space="preserve"> PAGEREF _Toc450305905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06" w:history="1">
        <w:r w:rsidR="006A4DF4" w:rsidRPr="00882421">
          <w:rPr>
            <w:rStyle w:val="Hyperlink"/>
            <w:rFonts w:cs="Calibri"/>
          </w:rPr>
          <w:t>3.1</w:t>
        </w:r>
        <w:r w:rsidR="006A4DF4">
          <w:rPr>
            <w:rFonts w:asciiTheme="minorHAnsi" w:eastAsiaTheme="minorEastAsia" w:hAnsiTheme="minorHAnsi"/>
            <w:color w:val="auto"/>
            <w:kern w:val="0"/>
            <w:szCs w:val="22"/>
          </w:rPr>
          <w:tab/>
        </w:r>
        <w:r w:rsidR="006A4DF4" w:rsidRPr="00882421">
          <w:rPr>
            <w:rStyle w:val="Hyperlink"/>
          </w:rPr>
          <w:t>Graphical</w:t>
        </w:r>
        <w:r w:rsidR="006A4DF4" w:rsidRPr="00882421">
          <w:rPr>
            <w:rStyle w:val="Hyperlink"/>
            <w:rFonts w:cs="Calibri"/>
          </w:rPr>
          <w:t xml:space="preserve"> representation of TunSelnMngt</w:t>
        </w:r>
        <w:r w:rsidR="006A4DF4">
          <w:rPr>
            <w:webHidden/>
          </w:rPr>
          <w:tab/>
        </w:r>
        <w:r w:rsidR="006A4DF4">
          <w:rPr>
            <w:webHidden/>
          </w:rPr>
          <w:fldChar w:fldCharType="begin"/>
        </w:r>
        <w:r w:rsidR="006A4DF4">
          <w:rPr>
            <w:webHidden/>
          </w:rPr>
          <w:instrText xml:space="preserve"> PAGEREF _Toc450305906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07" w:history="1">
        <w:r w:rsidR="006A4DF4" w:rsidRPr="00882421">
          <w:rPr>
            <w:rStyle w:val="Hyperlink"/>
            <w:rFonts w:cs="Calibri"/>
          </w:rPr>
          <w:t>3.2</w:t>
        </w:r>
        <w:r w:rsidR="006A4DF4">
          <w:rPr>
            <w:rFonts w:asciiTheme="minorHAnsi" w:eastAsiaTheme="minorEastAsia" w:hAnsiTheme="minorHAnsi"/>
            <w:color w:val="auto"/>
            <w:kern w:val="0"/>
            <w:szCs w:val="22"/>
          </w:rPr>
          <w:tab/>
        </w:r>
        <w:r w:rsidR="006A4DF4" w:rsidRPr="00882421">
          <w:rPr>
            <w:rStyle w:val="Hyperlink"/>
            <w:rFonts w:cs="Calibri"/>
          </w:rPr>
          <w:t>Data Flow Diagram</w:t>
        </w:r>
        <w:r w:rsidR="006A4DF4">
          <w:rPr>
            <w:webHidden/>
          </w:rPr>
          <w:tab/>
        </w:r>
        <w:r w:rsidR="006A4DF4">
          <w:rPr>
            <w:webHidden/>
          </w:rPr>
          <w:fldChar w:fldCharType="begin"/>
        </w:r>
        <w:r w:rsidR="006A4DF4">
          <w:rPr>
            <w:webHidden/>
          </w:rPr>
          <w:instrText xml:space="preserve"> PAGEREF _Toc450305907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08" w:history="1">
        <w:r w:rsidR="006A4DF4" w:rsidRPr="00882421">
          <w:rPr>
            <w:rStyle w:val="Hyperlink"/>
            <w:rFonts w:cs="Calibri"/>
          </w:rPr>
          <w:t>3.2.1</w:t>
        </w:r>
        <w:r w:rsidR="006A4DF4">
          <w:rPr>
            <w:rFonts w:asciiTheme="minorHAnsi" w:eastAsiaTheme="minorEastAsia" w:hAnsiTheme="minorHAnsi"/>
            <w:color w:val="auto"/>
            <w:kern w:val="0"/>
            <w:sz w:val="22"/>
            <w:szCs w:val="22"/>
          </w:rPr>
          <w:tab/>
        </w:r>
        <w:r w:rsidR="006A4DF4" w:rsidRPr="00882421">
          <w:rPr>
            <w:rStyle w:val="Hyperlink"/>
          </w:rPr>
          <w:t xml:space="preserve">Component </w:t>
        </w:r>
        <w:r w:rsidR="006A4DF4" w:rsidRPr="00882421">
          <w:rPr>
            <w:rStyle w:val="Hyperlink"/>
            <w:rFonts w:cs="Calibri"/>
          </w:rPr>
          <w:t>level DFD</w:t>
        </w:r>
        <w:r w:rsidR="006A4DF4">
          <w:rPr>
            <w:webHidden/>
          </w:rPr>
          <w:tab/>
        </w:r>
        <w:r w:rsidR="006A4DF4">
          <w:rPr>
            <w:webHidden/>
          </w:rPr>
          <w:fldChar w:fldCharType="begin"/>
        </w:r>
        <w:r w:rsidR="006A4DF4">
          <w:rPr>
            <w:webHidden/>
          </w:rPr>
          <w:instrText xml:space="preserve"> PAGEREF _Toc450305908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09" w:history="1">
        <w:r w:rsidR="006A4DF4" w:rsidRPr="00882421">
          <w:rPr>
            <w:rStyle w:val="Hyperlink"/>
          </w:rPr>
          <w:t>3.2.2</w:t>
        </w:r>
        <w:r w:rsidR="006A4DF4">
          <w:rPr>
            <w:rFonts w:asciiTheme="minorHAnsi" w:eastAsiaTheme="minorEastAsia" w:hAnsiTheme="minorHAnsi"/>
            <w:color w:val="auto"/>
            <w:kern w:val="0"/>
            <w:sz w:val="22"/>
            <w:szCs w:val="22"/>
          </w:rPr>
          <w:tab/>
        </w:r>
        <w:r w:rsidR="006A4DF4" w:rsidRPr="00882421">
          <w:rPr>
            <w:rStyle w:val="Hyperlink"/>
          </w:rPr>
          <w:t>Function level DFD</w:t>
        </w:r>
        <w:r w:rsidR="006A4DF4">
          <w:rPr>
            <w:webHidden/>
          </w:rPr>
          <w:tab/>
        </w:r>
        <w:r w:rsidR="006A4DF4">
          <w:rPr>
            <w:webHidden/>
          </w:rPr>
          <w:fldChar w:fldCharType="begin"/>
        </w:r>
        <w:r w:rsidR="006A4DF4">
          <w:rPr>
            <w:webHidden/>
          </w:rPr>
          <w:instrText xml:space="preserve"> PAGEREF _Toc450305909 \h </w:instrText>
        </w:r>
        <w:r w:rsidR="006A4DF4">
          <w:rPr>
            <w:webHidden/>
          </w:rPr>
        </w:r>
        <w:r w:rsidR="006A4DF4">
          <w:rPr>
            <w:webHidden/>
          </w:rPr>
          <w:fldChar w:fldCharType="separate"/>
        </w:r>
        <w:r w:rsidR="006A4DF4">
          <w:rPr>
            <w:webHidden/>
          </w:rPr>
          <w:t>7</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10" w:history="1">
        <w:r w:rsidR="006A4DF4" w:rsidRPr="00882421">
          <w:rPr>
            <w:rStyle w:val="Hyperlink"/>
            <w:rFonts w:ascii="Calibri" w:hAnsi="Calibri" w:cs="Calibri"/>
          </w:rPr>
          <w:t>4</w:t>
        </w:r>
        <w:r w:rsidR="006A4DF4">
          <w:rPr>
            <w:rFonts w:eastAsiaTheme="minorEastAsia"/>
            <w:b w:val="0"/>
            <w:color w:val="auto"/>
            <w:kern w:val="0"/>
            <w:sz w:val="22"/>
            <w:szCs w:val="22"/>
            <w:lang w:val="en-US"/>
          </w:rPr>
          <w:tab/>
        </w:r>
        <w:r w:rsidR="006A4DF4" w:rsidRPr="00882421">
          <w:rPr>
            <w:rStyle w:val="Hyperlink"/>
            <w:rFonts w:ascii="Calibri" w:hAnsi="Calibri" w:cs="Calibri"/>
          </w:rPr>
          <w:t>Constant Data Dictionary</w:t>
        </w:r>
        <w:r w:rsidR="006A4DF4">
          <w:rPr>
            <w:webHidden/>
          </w:rPr>
          <w:tab/>
        </w:r>
        <w:r w:rsidR="006A4DF4">
          <w:rPr>
            <w:webHidden/>
          </w:rPr>
          <w:fldChar w:fldCharType="begin"/>
        </w:r>
        <w:r w:rsidR="006A4DF4">
          <w:rPr>
            <w:webHidden/>
          </w:rPr>
          <w:instrText xml:space="preserve"> PAGEREF _Toc450305910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11" w:history="1">
        <w:r w:rsidR="006A4DF4" w:rsidRPr="00882421">
          <w:rPr>
            <w:rStyle w:val="Hyperlink"/>
          </w:rPr>
          <w:t>4.1</w:t>
        </w:r>
        <w:r w:rsidR="006A4DF4">
          <w:rPr>
            <w:rFonts w:asciiTheme="minorHAnsi" w:eastAsiaTheme="minorEastAsia" w:hAnsiTheme="minorHAnsi"/>
            <w:color w:val="auto"/>
            <w:kern w:val="0"/>
            <w:szCs w:val="22"/>
          </w:rPr>
          <w:tab/>
        </w:r>
        <w:r w:rsidR="006A4DF4" w:rsidRPr="00882421">
          <w:rPr>
            <w:rStyle w:val="Hyperlink"/>
          </w:rPr>
          <w:t>Program (fixed) Constants</w:t>
        </w:r>
        <w:r w:rsidR="006A4DF4">
          <w:rPr>
            <w:webHidden/>
          </w:rPr>
          <w:tab/>
        </w:r>
        <w:r w:rsidR="006A4DF4">
          <w:rPr>
            <w:webHidden/>
          </w:rPr>
          <w:fldChar w:fldCharType="begin"/>
        </w:r>
        <w:r w:rsidR="006A4DF4">
          <w:rPr>
            <w:webHidden/>
          </w:rPr>
          <w:instrText xml:space="preserve"> PAGEREF _Toc450305911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12" w:history="1">
        <w:r w:rsidR="006A4DF4" w:rsidRPr="00882421">
          <w:rPr>
            <w:rStyle w:val="Hyperlink"/>
          </w:rPr>
          <w:t>4.1.1</w:t>
        </w:r>
        <w:r w:rsidR="006A4DF4">
          <w:rPr>
            <w:rFonts w:asciiTheme="minorHAnsi" w:eastAsiaTheme="minorEastAsia" w:hAnsiTheme="minorHAnsi"/>
            <w:color w:val="auto"/>
            <w:kern w:val="0"/>
            <w:sz w:val="22"/>
            <w:szCs w:val="22"/>
          </w:rPr>
          <w:tab/>
        </w:r>
        <w:r w:rsidR="006A4DF4" w:rsidRPr="00882421">
          <w:rPr>
            <w:rStyle w:val="Hyperlink"/>
          </w:rPr>
          <w:t>Embedded Constants</w:t>
        </w:r>
        <w:r w:rsidR="006A4DF4">
          <w:rPr>
            <w:webHidden/>
          </w:rPr>
          <w:tab/>
        </w:r>
        <w:r w:rsidR="006A4DF4">
          <w:rPr>
            <w:webHidden/>
          </w:rPr>
          <w:fldChar w:fldCharType="begin"/>
        </w:r>
        <w:r w:rsidR="006A4DF4">
          <w:rPr>
            <w:webHidden/>
          </w:rPr>
          <w:instrText xml:space="preserve"> PAGEREF _Toc450305912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13" w:history="1">
        <w:r w:rsidR="006A4DF4" w:rsidRPr="00882421">
          <w:rPr>
            <w:rStyle w:val="Hyperlink"/>
          </w:rPr>
          <w:t>4.2</w:t>
        </w:r>
        <w:r w:rsidR="006A4DF4">
          <w:rPr>
            <w:rFonts w:asciiTheme="minorHAnsi" w:eastAsiaTheme="minorEastAsia" w:hAnsiTheme="minorHAnsi"/>
            <w:color w:val="auto"/>
            <w:kern w:val="0"/>
            <w:szCs w:val="22"/>
          </w:rPr>
          <w:tab/>
        </w:r>
        <w:r w:rsidR="006A4DF4" w:rsidRPr="00882421">
          <w:rPr>
            <w:rStyle w:val="Hyperlink"/>
          </w:rPr>
          <w:t>Variable Data Dictionary</w:t>
        </w:r>
        <w:r w:rsidR="006A4DF4">
          <w:rPr>
            <w:webHidden/>
          </w:rPr>
          <w:tab/>
        </w:r>
        <w:r w:rsidR="006A4DF4">
          <w:rPr>
            <w:webHidden/>
          </w:rPr>
          <w:fldChar w:fldCharType="begin"/>
        </w:r>
        <w:r w:rsidR="006A4DF4">
          <w:rPr>
            <w:webHidden/>
          </w:rPr>
          <w:instrText xml:space="preserve"> PAGEREF _Toc450305913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14" w:history="1">
        <w:r w:rsidR="006A4DF4" w:rsidRPr="00882421">
          <w:rPr>
            <w:rStyle w:val="Hyperlink"/>
          </w:rPr>
          <w:t>4.2.1</w:t>
        </w:r>
        <w:r w:rsidR="006A4DF4">
          <w:rPr>
            <w:rFonts w:asciiTheme="minorHAnsi" w:eastAsiaTheme="minorEastAsia" w:hAnsiTheme="minorHAnsi"/>
            <w:color w:val="auto"/>
            <w:kern w:val="0"/>
            <w:sz w:val="22"/>
            <w:szCs w:val="22"/>
          </w:rPr>
          <w:tab/>
        </w:r>
        <w:r w:rsidR="006A4DF4" w:rsidRPr="00882421">
          <w:rPr>
            <w:rStyle w:val="Hyperlink"/>
          </w:rPr>
          <w:t>User Defined Typedef Definition/Declaration</w:t>
        </w:r>
        <w:r w:rsidR="006A4DF4">
          <w:rPr>
            <w:webHidden/>
          </w:rPr>
          <w:tab/>
        </w:r>
        <w:r w:rsidR="006A4DF4">
          <w:rPr>
            <w:webHidden/>
          </w:rPr>
          <w:fldChar w:fldCharType="begin"/>
        </w:r>
        <w:r w:rsidR="006A4DF4">
          <w:rPr>
            <w:webHidden/>
          </w:rPr>
          <w:instrText xml:space="preserve"> PAGEREF _Toc450305914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15" w:history="1">
        <w:r w:rsidR="006A4DF4" w:rsidRPr="00882421">
          <w:rPr>
            <w:rStyle w:val="Hyperlink"/>
            <w:rFonts w:cs="Calibri"/>
          </w:rPr>
          <w:t>4.2.1.1</w:t>
        </w:r>
        <w:r w:rsidR="006A4DF4">
          <w:rPr>
            <w:rFonts w:asciiTheme="minorHAnsi" w:eastAsiaTheme="minorEastAsia" w:hAnsiTheme="minorHAnsi"/>
            <w:color w:val="auto"/>
            <w:kern w:val="0"/>
            <w:szCs w:val="22"/>
          </w:rPr>
          <w:tab/>
        </w:r>
        <w:r w:rsidR="006A4DF4" w:rsidRPr="00882421">
          <w:rPr>
            <w:rStyle w:val="Hyperlink"/>
            <w:rFonts w:cs="Calibri"/>
          </w:rPr>
          <w:t>Static Structures</w:t>
        </w:r>
        <w:r w:rsidR="006A4DF4">
          <w:rPr>
            <w:webHidden/>
          </w:rPr>
          <w:tab/>
        </w:r>
        <w:r w:rsidR="006A4DF4">
          <w:rPr>
            <w:webHidden/>
          </w:rPr>
          <w:fldChar w:fldCharType="begin"/>
        </w:r>
        <w:r w:rsidR="006A4DF4">
          <w:rPr>
            <w:webHidden/>
          </w:rPr>
          <w:instrText xml:space="preserve"> PAGEREF _Toc450305915 \h </w:instrText>
        </w:r>
        <w:r w:rsidR="006A4DF4">
          <w:rPr>
            <w:webHidden/>
          </w:rPr>
        </w:r>
        <w:r w:rsidR="006A4DF4">
          <w:rPr>
            <w:webHidden/>
          </w:rPr>
          <w:fldChar w:fldCharType="separate"/>
        </w:r>
        <w:r w:rsidR="006A4DF4">
          <w:rPr>
            <w:webHidden/>
          </w:rPr>
          <w:t>8</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16" w:history="1">
        <w:r w:rsidR="006A4DF4" w:rsidRPr="00882421">
          <w:rPr>
            <w:rStyle w:val="Hyperlink"/>
            <w:rFonts w:cs="Calibri"/>
          </w:rPr>
          <w:t>4.2.1.2</w:t>
        </w:r>
        <w:r w:rsidR="006A4DF4">
          <w:rPr>
            <w:rFonts w:asciiTheme="minorHAnsi" w:eastAsiaTheme="minorEastAsia" w:hAnsiTheme="minorHAnsi"/>
            <w:color w:val="auto"/>
            <w:kern w:val="0"/>
            <w:szCs w:val="22"/>
          </w:rPr>
          <w:tab/>
        </w:r>
        <w:r w:rsidR="006A4DF4" w:rsidRPr="00882421">
          <w:rPr>
            <w:rStyle w:val="Hyperlink"/>
            <w:rFonts w:cs="Calibri"/>
          </w:rPr>
          <w:t>Dynamic Structures and Enums</w:t>
        </w:r>
        <w:r w:rsidR="006A4DF4">
          <w:rPr>
            <w:webHidden/>
          </w:rPr>
          <w:tab/>
        </w:r>
        <w:r w:rsidR="006A4DF4">
          <w:rPr>
            <w:webHidden/>
          </w:rPr>
          <w:fldChar w:fldCharType="begin"/>
        </w:r>
        <w:r w:rsidR="006A4DF4">
          <w:rPr>
            <w:webHidden/>
          </w:rPr>
          <w:instrText xml:space="preserve"> PAGEREF _Toc450305916 \h </w:instrText>
        </w:r>
        <w:r w:rsidR="006A4DF4">
          <w:rPr>
            <w:webHidden/>
          </w:rPr>
        </w:r>
        <w:r w:rsidR="006A4DF4">
          <w:rPr>
            <w:webHidden/>
          </w:rPr>
          <w:fldChar w:fldCharType="separate"/>
        </w:r>
        <w:r w:rsidR="006A4DF4">
          <w:rPr>
            <w:webHidden/>
          </w:rPr>
          <w:t>9</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17" w:history="1">
        <w:r w:rsidR="006A4DF4" w:rsidRPr="00882421">
          <w:rPr>
            <w:rStyle w:val="Hyperlink"/>
          </w:rPr>
          <w:t>4.2.2</w:t>
        </w:r>
        <w:r w:rsidR="006A4DF4">
          <w:rPr>
            <w:rFonts w:asciiTheme="minorHAnsi" w:eastAsiaTheme="minorEastAsia" w:hAnsiTheme="minorHAnsi"/>
            <w:color w:val="auto"/>
            <w:kern w:val="0"/>
            <w:sz w:val="22"/>
            <w:szCs w:val="22"/>
          </w:rPr>
          <w:tab/>
        </w:r>
        <w:r w:rsidR="006A4DF4" w:rsidRPr="00882421">
          <w:rPr>
            <w:rStyle w:val="Hyperlink"/>
          </w:rPr>
          <w:t>User Defined Enumerated Types</w:t>
        </w:r>
        <w:r w:rsidR="006A4DF4">
          <w:rPr>
            <w:webHidden/>
          </w:rPr>
          <w:tab/>
        </w:r>
        <w:r w:rsidR="006A4DF4">
          <w:rPr>
            <w:webHidden/>
          </w:rPr>
          <w:fldChar w:fldCharType="begin"/>
        </w:r>
        <w:r w:rsidR="006A4DF4">
          <w:rPr>
            <w:webHidden/>
          </w:rPr>
          <w:instrText xml:space="preserve"> PAGEREF _Toc450305917 \h </w:instrText>
        </w:r>
        <w:r w:rsidR="006A4DF4">
          <w:rPr>
            <w:webHidden/>
          </w:rPr>
        </w:r>
        <w:r w:rsidR="006A4DF4">
          <w:rPr>
            <w:webHidden/>
          </w:rPr>
          <w:fldChar w:fldCharType="separate"/>
        </w:r>
        <w:r w:rsidR="006A4DF4">
          <w:rPr>
            <w:webHidden/>
          </w:rPr>
          <w:t>10</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18" w:history="1">
        <w:r w:rsidR="006A4DF4" w:rsidRPr="00882421">
          <w:rPr>
            <w:rStyle w:val="Hyperlink"/>
            <w:rFonts w:ascii="Calibri" w:hAnsi="Calibri" w:cs="Calibri"/>
          </w:rPr>
          <w:t>5</w:t>
        </w:r>
        <w:r w:rsidR="006A4DF4">
          <w:rPr>
            <w:rFonts w:eastAsiaTheme="minorEastAsia"/>
            <w:b w:val="0"/>
            <w:color w:val="auto"/>
            <w:kern w:val="0"/>
            <w:sz w:val="22"/>
            <w:szCs w:val="22"/>
            <w:lang w:val="en-US"/>
          </w:rPr>
          <w:tab/>
        </w:r>
        <w:r w:rsidR="006A4DF4" w:rsidRPr="00882421">
          <w:rPr>
            <w:rStyle w:val="Hyperlink"/>
            <w:rFonts w:ascii="Calibri" w:hAnsi="Calibri" w:cs="Calibri"/>
          </w:rPr>
          <w:t>Software Component Implementation</w:t>
        </w:r>
        <w:r w:rsidR="006A4DF4">
          <w:rPr>
            <w:webHidden/>
          </w:rPr>
          <w:tab/>
        </w:r>
        <w:r w:rsidR="006A4DF4">
          <w:rPr>
            <w:webHidden/>
          </w:rPr>
          <w:fldChar w:fldCharType="begin"/>
        </w:r>
        <w:r w:rsidR="006A4DF4">
          <w:rPr>
            <w:webHidden/>
          </w:rPr>
          <w:instrText xml:space="preserve"> PAGEREF _Toc450305918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19" w:history="1">
        <w:r w:rsidR="006A4DF4" w:rsidRPr="00882421">
          <w:rPr>
            <w:rStyle w:val="Hyperlink"/>
          </w:rPr>
          <w:t>5.1</w:t>
        </w:r>
        <w:r w:rsidR="006A4DF4">
          <w:rPr>
            <w:rFonts w:asciiTheme="minorHAnsi" w:eastAsiaTheme="minorEastAsia" w:hAnsiTheme="minorHAnsi"/>
            <w:color w:val="auto"/>
            <w:kern w:val="0"/>
            <w:szCs w:val="22"/>
          </w:rPr>
          <w:tab/>
        </w:r>
        <w:r w:rsidR="006A4DF4" w:rsidRPr="00882421">
          <w:rPr>
            <w:rStyle w:val="Hyperlink"/>
          </w:rPr>
          <w:t>Sub-Module Functions</w:t>
        </w:r>
        <w:r w:rsidR="006A4DF4">
          <w:rPr>
            <w:webHidden/>
          </w:rPr>
          <w:tab/>
        </w:r>
        <w:r w:rsidR="006A4DF4">
          <w:rPr>
            <w:webHidden/>
          </w:rPr>
          <w:fldChar w:fldCharType="begin"/>
        </w:r>
        <w:r w:rsidR="006A4DF4">
          <w:rPr>
            <w:webHidden/>
          </w:rPr>
          <w:instrText xml:space="preserve"> PAGEREF _Toc450305919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0" w:history="1">
        <w:r w:rsidR="006A4DF4" w:rsidRPr="00882421">
          <w:rPr>
            <w:rStyle w:val="Hyperlink"/>
          </w:rPr>
          <w:t>5.1.1</w:t>
        </w:r>
        <w:r w:rsidR="006A4DF4">
          <w:rPr>
            <w:rFonts w:asciiTheme="minorHAnsi" w:eastAsiaTheme="minorEastAsia" w:hAnsiTheme="minorHAnsi"/>
            <w:color w:val="auto"/>
            <w:kern w:val="0"/>
            <w:sz w:val="22"/>
            <w:szCs w:val="22"/>
          </w:rPr>
          <w:tab/>
        </w:r>
        <w:r w:rsidR="006A4DF4" w:rsidRPr="00882421">
          <w:rPr>
            <w:rStyle w:val="Hyperlink"/>
          </w:rPr>
          <w:t>Init: TunSelnMngtInit1</w:t>
        </w:r>
        <w:r w:rsidR="006A4DF4">
          <w:rPr>
            <w:webHidden/>
          </w:rPr>
          <w:tab/>
        </w:r>
        <w:r w:rsidR="006A4DF4">
          <w:rPr>
            <w:webHidden/>
          </w:rPr>
          <w:fldChar w:fldCharType="begin"/>
        </w:r>
        <w:r w:rsidR="006A4DF4">
          <w:rPr>
            <w:webHidden/>
          </w:rPr>
          <w:instrText xml:space="preserve"> PAGEREF _Toc450305920 \h </w:instrText>
        </w:r>
        <w:r w:rsidR="006A4DF4">
          <w:rPr>
            <w:webHidden/>
          </w:rPr>
        </w:r>
        <w:r w:rsidR="006A4DF4">
          <w:rPr>
            <w:webHidden/>
          </w:rPr>
          <w:fldChar w:fldCharType="separate"/>
        </w:r>
        <w:r w:rsidR="006A4DF4">
          <w:rPr>
            <w:webHidden/>
          </w:rPr>
          <w:t>11</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1" w:history="1">
        <w:r w:rsidR="006A4DF4" w:rsidRPr="00882421">
          <w:rPr>
            <w:rStyle w:val="Hyperlink"/>
          </w:rPr>
          <w:t>5.1.2</w:t>
        </w:r>
        <w:r w:rsidR="006A4DF4">
          <w:rPr>
            <w:rFonts w:asciiTheme="minorHAnsi" w:eastAsiaTheme="minorEastAsia" w:hAnsiTheme="minorHAnsi"/>
            <w:color w:val="auto"/>
            <w:kern w:val="0"/>
            <w:sz w:val="22"/>
            <w:szCs w:val="22"/>
          </w:rPr>
          <w:tab/>
        </w:r>
        <w:r w:rsidR="006A4DF4" w:rsidRPr="00882421">
          <w:rPr>
            <w:rStyle w:val="Hyperlink"/>
          </w:rPr>
          <w:t>Per: TunSelnMngtPer1</w:t>
        </w:r>
        <w:r w:rsidR="006A4DF4">
          <w:rPr>
            <w:webHidden/>
          </w:rPr>
          <w:tab/>
        </w:r>
        <w:r w:rsidR="006A4DF4">
          <w:rPr>
            <w:webHidden/>
          </w:rPr>
          <w:fldChar w:fldCharType="begin"/>
        </w:r>
        <w:r w:rsidR="006A4DF4">
          <w:rPr>
            <w:webHidden/>
          </w:rPr>
          <w:instrText xml:space="preserve"> PAGEREF _Toc450305921 \h </w:instrText>
        </w:r>
        <w:r w:rsidR="006A4DF4">
          <w:rPr>
            <w:webHidden/>
          </w:rPr>
        </w:r>
        <w:r w:rsidR="006A4DF4">
          <w:rPr>
            <w:webHidden/>
          </w:rPr>
          <w:fldChar w:fldCharType="separate"/>
        </w:r>
        <w:r w:rsidR="006A4DF4">
          <w:rPr>
            <w:webHidden/>
          </w:rPr>
          <w:t>13</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22" w:history="1">
        <w:r w:rsidR="006A4DF4" w:rsidRPr="00882421">
          <w:rPr>
            <w:rStyle w:val="Hyperlink"/>
          </w:rPr>
          <w:t>5.2</w:t>
        </w:r>
        <w:r w:rsidR="006A4DF4">
          <w:rPr>
            <w:rFonts w:asciiTheme="minorHAnsi" w:eastAsiaTheme="minorEastAsia" w:hAnsiTheme="minorHAnsi"/>
            <w:color w:val="auto"/>
            <w:kern w:val="0"/>
            <w:szCs w:val="22"/>
          </w:rPr>
          <w:tab/>
        </w:r>
        <w:r w:rsidR="006A4DF4" w:rsidRPr="00882421">
          <w:rPr>
            <w:rStyle w:val="Hyperlink"/>
          </w:rPr>
          <w:t>Server Runnables</w:t>
        </w:r>
        <w:r w:rsidR="006A4DF4">
          <w:rPr>
            <w:webHidden/>
          </w:rPr>
          <w:tab/>
        </w:r>
        <w:r w:rsidR="006A4DF4">
          <w:rPr>
            <w:webHidden/>
          </w:rPr>
          <w:fldChar w:fldCharType="begin"/>
        </w:r>
        <w:r w:rsidR="006A4DF4">
          <w:rPr>
            <w:webHidden/>
          </w:rPr>
          <w:instrText xml:space="preserve"> PAGEREF _Toc450305922 \h </w:instrText>
        </w:r>
        <w:r w:rsidR="006A4DF4">
          <w:rPr>
            <w:webHidden/>
          </w:rPr>
        </w:r>
        <w:r w:rsidR="006A4DF4">
          <w:rPr>
            <w:webHidden/>
          </w:rPr>
          <w:fldChar w:fldCharType="separate"/>
        </w:r>
        <w:r w:rsidR="006A4DF4">
          <w:rPr>
            <w:webHidden/>
          </w:rPr>
          <w:t>15</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3" w:history="1">
        <w:r w:rsidR="006A4DF4" w:rsidRPr="00882421">
          <w:rPr>
            <w:rStyle w:val="Hyperlink"/>
          </w:rPr>
          <w:t>5.2.1</w:t>
        </w:r>
        <w:r w:rsidR="006A4DF4">
          <w:rPr>
            <w:rFonts w:asciiTheme="minorHAnsi" w:eastAsiaTheme="minorEastAsia" w:hAnsiTheme="minorHAnsi"/>
            <w:color w:val="auto"/>
            <w:kern w:val="0"/>
            <w:sz w:val="22"/>
            <w:szCs w:val="22"/>
          </w:rPr>
          <w:tab/>
        </w:r>
        <w:r w:rsidR="006A4DF4" w:rsidRPr="00882421">
          <w:rPr>
            <w:rStyle w:val="Hyperlink"/>
          </w:rPr>
          <w:t>CopyCalPageReq</w:t>
        </w:r>
        <w:r w:rsidR="006A4DF4">
          <w:rPr>
            <w:webHidden/>
          </w:rPr>
          <w:tab/>
        </w:r>
        <w:r w:rsidR="006A4DF4">
          <w:rPr>
            <w:webHidden/>
          </w:rPr>
          <w:fldChar w:fldCharType="begin"/>
        </w:r>
        <w:r w:rsidR="006A4DF4">
          <w:rPr>
            <w:webHidden/>
          </w:rPr>
          <w:instrText xml:space="preserve"> PAGEREF _Toc450305923 \h </w:instrText>
        </w:r>
        <w:r w:rsidR="006A4DF4">
          <w:rPr>
            <w:webHidden/>
          </w:rPr>
        </w:r>
        <w:r w:rsidR="006A4DF4">
          <w:rPr>
            <w:webHidden/>
          </w:rPr>
          <w:fldChar w:fldCharType="separate"/>
        </w:r>
        <w:r w:rsidR="006A4DF4">
          <w:rPr>
            <w:webHidden/>
          </w:rPr>
          <w:t>15</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4" w:history="1">
        <w:r w:rsidR="006A4DF4" w:rsidRPr="00882421">
          <w:rPr>
            <w:rStyle w:val="Hyperlink"/>
          </w:rPr>
          <w:t>5.2.2</w:t>
        </w:r>
        <w:r w:rsidR="006A4DF4">
          <w:rPr>
            <w:rFonts w:asciiTheme="minorHAnsi" w:eastAsiaTheme="minorEastAsia" w:hAnsiTheme="minorHAnsi"/>
            <w:color w:val="auto"/>
            <w:kern w:val="0"/>
            <w:sz w:val="22"/>
            <w:szCs w:val="22"/>
          </w:rPr>
          <w:tab/>
        </w:r>
        <w:r w:rsidR="006A4DF4" w:rsidRPr="00882421">
          <w:rPr>
            <w:rStyle w:val="Hyperlink"/>
          </w:rPr>
          <w:t>GetCalPageReq</w:t>
        </w:r>
        <w:r w:rsidR="006A4DF4">
          <w:rPr>
            <w:webHidden/>
          </w:rPr>
          <w:tab/>
        </w:r>
        <w:r w:rsidR="006A4DF4">
          <w:rPr>
            <w:webHidden/>
          </w:rPr>
          <w:fldChar w:fldCharType="begin"/>
        </w:r>
        <w:r w:rsidR="006A4DF4">
          <w:rPr>
            <w:webHidden/>
          </w:rPr>
          <w:instrText xml:space="preserve"> PAGEREF _Toc450305924 \h </w:instrText>
        </w:r>
        <w:r w:rsidR="006A4DF4">
          <w:rPr>
            <w:webHidden/>
          </w:rPr>
        </w:r>
        <w:r w:rsidR="006A4DF4">
          <w:rPr>
            <w:webHidden/>
          </w:rPr>
          <w:fldChar w:fldCharType="separate"/>
        </w:r>
        <w:r w:rsidR="006A4DF4">
          <w:rPr>
            <w:webHidden/>
          </w:rPr>
          <w:t>16</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5" w:history="1">
        <w:r w:rsidR="006A4DF4" w:rsidRPr="00882421">
          <w:rPr>
            <w:rStyle w:val="Hyperlink"/>
          </w:rPr>
          <w:t>5.2.3</w:t>
        </w:r>
        <w:r w:rsidR="006A4DF4">
          <w:rPr>
            <w:rFonts w:asciiTheme="minorHAnsi" w:eastAsiaTheme="minorEastAsia" w:hAnsiTheme="minorHAnsi"/>
            <w:color w:val="auto"/>
            <w:kern w:val="0"/>
            <w:sz w:val="22"/>
            <w:szCs w:val="22"/>
          </w:rPr>
          <w:tab/>
        </w:r>
        <w:r w:rsidR="006A4DF4" w:rsidRPr="00882421">
          <w:rPr>
            <w:rStyle w:val="Hyperlink"/>
          </w:rPr>
          <w:t>GetSegInfoReq</w:t>
        </w:r>
        <w:r w:rsidR="006A4DF4">
          <w:rPr>
            <w:webHidden/>
          </w:rPr>
          <w:tab/>
        </w:r>
        <w:r w:rsidR="006A4DF4">
          <w:rPr>
            <w:webHidden/>
          </w:rPr>
          <w:fldChar w:fldCharType="begin"/>
        </w:r>
        <w:r w:rsidR="006A4DF4">
          <w:rPr>
            <w:webHidden/>
          </w:rPr>
          <w:instrText xml:space="preserve"> PAGEREF _Toc450305925 \h </w:instrText>
        </w:r>
        <w:r w:rsidR="006A4DF4">
          <w:rPr>
            <w:webHidden/>
          </w:rPr>
        </w:r>
        <w:r w:rsidR="006A4DF4">
          <w:rPr>
            <w:webHidden/>
          </w:rPr>
          <w:fldChar w:fldCharType="separate"/>
        </w:r>
        <w:r w:rsidR="006A4DF4">
          <w:rPr>
            <w:webHidden/>
          </w:rPr>
          <w:t>17</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6" w:history="1">
        <w:r w:rsidR="006A4DF4" w:rsidRPr="00882421">
          <w:rPr>
            <w:rStyle w:val="Hyperlink"/>
          </w:rPr>
          <w:t>5.2.4</w:t>
        </w:r>
        <w:r w:rsidR="006A4DF4">
          <w:rPr>
            <w:rFonts w:asciiTheme="minorHAnsi" w:eastAsiaTheme="minorEastAsia" w:hAnsiTheme="minorHAnsi"/>
            <w:color w:val="auto"/>
            <w:kern w:val="0"/>
            <w:sz w:val="22"/>
            <w:szCs w:val="22"/>
          </w:rPr>
          <w:tab/>
        </w:r>
        <w:r w:rsidR="006A4DF4" w:rsidRPr="00882421">
          <w:rPr>
            <w:rStyle w:val="Hyperlink"/>
          </w:rPr>
          <w:t>OnlineTunRamAdrMpg</w:t>
        </w:r>
        <w:r w:rsidR="006A4DF4">
          <w:rPr>
            <w:webHidden/>
          </w:rPr>
          <w:tab/>
        </w:r>
        <w:r w:rsidR="006A4DF4">
          <w:rPr>
            <w:webHidden/>
          </w:rPr>
          <w:fldChar w:fldCharType="begin"/>
        </w:r>
        <w:r w:rsidR="006A4DF4">
          <w:rPr>
            <w:webHidden/>
          </w:rPr>
          <w:instrText xml:space="preserve"> PAGEREF _Toc450305926 \h </w:instrText>
        </w:r>
        <w:r w:rsidR="006A4DF4">
          <w:rPr>
            <w:webHidden/>
          </w:rPr>
        </w:r>
        <w:r w:rsidR="006A4DF4">
          <w:rPr>
            <w:webHidden/>
          </w:rPr>
          <w:fldChar w:fldCharType="separate"/>
        </w:r>
        <w:r w:rsidR="006A4DF4">
          <w:rPr>
            <w:webHidden/>
          </w:rPr>
          <w:t>18</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27" w:history="1">
        <w:r w:rsidR="006A4DF4" w:rsidRPr="00882421">
          <w:rPr>
            <w:rStyle w:val="Hyperlink"/>
          </w:rPr>
          <w:t>5.2.5</w:t>
        </w:r>
        <w:r w:rsidR="006A4DF4">
          <w:rPr>
            <w:rFonts w:asciiTheme="minorHAnsi" w:eastAsiaTheme="minorEastAsia" w:hAnsiTheme="minorHAnsi"/>
            <w:color w:val="auto"/>
            <w:kern w:val="0"/>
            <w:sz w:val="22"/>
            <w:szCs w:val="22"/>
          </w:rPr>
          <w:tab/>
        </w:r>
        <w:r w:rsidR="006A4DF4" w:rsidRPr="00882421">
          <w:rPr>
            <w:rStyle w:val="Hyperlink"/>
          </w:rPr>
          <w:t>SetCalPageReq</w:t>
        </w:r>
        <w:r w:rsidR="006A4DF4">
          <w:rPr>
            <w:webHidden/>
          </w:rPr>
          <w:tab/>
        </w:r>
        <w:r w:rsidR="006A4DF4">
          <w:rPr>
            <w:webHidden/>
          </w:rPr>
          <w:fldChar w:fldCharType="begin"/>
        </w:r>
        <w:r w:rsidR="006A4DF4">
          <w:rPr>
            <w:webHidden/>
          </w:rPr>
          <w:instrText xml:space="preserve"> PAGEREF _Toc450305927 \h </w:instrText>
        </w:r>
        <w:r w:rsidR="006A4DF4">
          <w:rPr>
            <w:webHidden/>
          </w:rPr>
        </w:r>
        <w:r w:rsidR="006A4DF4">
          <w:rPr>
            <w:webHidden/>
          </w:rPr>
          <w:fldChar w:fldCharType="separate"/>
        </w:r>
        <w:r w:rsidR="006A4DF4">
          <w:rPr>
            <w:webHidden/>
          </w:rPr>
          <w:t>19</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28" w:history="1">
        <w:r w:rsidR="006A4DF4" w:rsidRPr="00882421">
          <w:rPr>
            <w:rStyle w:val="Hyperlink"/>
          </w:rPr>
          <w:t>5.3</w:t>
        </w:r>
        <w:r w:rsidR="006A4DF4">
          <w:rPr>
            <w:rFonts w:asciiTheme="minorHAnsi" w:eastAsiaTheme="minorEastAsia" w:hAnsiTheme="minorHAnsi"/>
            <w:color w:val="auto"/>
            <w:kern w:val="0"/>
            <w:szCs w:val="22"/>
          </w:rPr>
          <w:tab/>
        </w:r>
        <w:r w:rsidR="006A4DF4" w:rsidRPr="00882421">
          <w:rPr>
            <w:rStyle w:val="Hyperlink"/>
          </w:rPr>
          <w:t>Interrupt Functions</w:t>
        </w:r>
        <w:r w:rsidR="006A4DF4">
          <w:rPr>
            <w:webHidden/>
          </w:rPr>
          <w:tab/>
        </w:r>
        <w:r w:rsidR="006A4DF4">
          <w:rPr>
            <w:webHidden/>
          </w:rPr>
          <w:fldChar w:fldCharType="begin"/>
        </w:r>
        <w:r w:rsidR="006A4DF4">
          <w:rPr>
            <w:webHidden/>
          </w:rPr>
          <w:instrText xml:space="preserve"> PAGEREF _Toc450305928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29" w:history="1">
        <w:r w:rsidR="006A4DF4" w:rsidRPr="00882421">
          <w:rPr>
            <w:rStyle w:val="Hyperlink"/>
            <w:rFonts w:cs="Calibri"/>
          </w:rPr>
          <w:t>5.4</w:t>
        </w:r>
        <w:r w:rsidR="006A4DF4">
          <w:rPr>
            <w:rFonts w:asciiTheme="minorHAnsi" w:eastAsiaTheme="minorEastAsia" w:hAnsiTheme="minorHAnsi"/>
            <w:color w:val="auto"/>
            <w:kern w:val="0"/>
            <w:szCs w:val="22"/>
          </w:rPr>
          <w:tab/>
        </w:r>
        <w:r w:rsidR="006A4DF4" w:rsidRPr="00882421">
          <w:rPr>
            <w:rStyle w:val="Hyperlink"/>
            <w:rFonts w:cs="Calibri"/>
          </w:rPr>
          <w:t>Module Internal (Local) Functions</w:t>
        </w:r>
        <w:r w:rsidR="006A4DF4">
          <w:rPr>
            <w:webHidden/>
          </w:rPr>
          <w:tab/>
        </w:r>
        <w:r w:rsidR="006A4DF4">
          <w:rPr>
            <w:webHidden/>
          </w:rPr>
          <w:fldChar w:fldCharType="begin"/>
        </w:r>
        <w:r w:rsidR="006A4DF4">
          <w:rPr>
            <w:webHidden/>
          </w:rPr>
          <w:instrText xml:space="preserve"> PAGEREF _Toc450305929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0" w:history="1">
        <w:r w:rsidR="006A4DF4" w:rsidRPr="00882421">
          <w:rPr>
            <w:rStyle w:val="Hyperlink"/>
          </w:rPr>
          <w:t>5.4.1</w:t>
        </w:r>
        <w:r w:rsidR="006A4DF4">
          <w:rPr>
            <w:rFonts w:asciiTheme="minorHAnsi" w:eastAsiaTheme="minorEastAsia" w:hAnsiTheme="minorHAnsi"/>
            <w:color w:val="auto"/>
            <w:kern w:val="0"/>
            <w:sz w:val="22"/>
            <w:szCs w:val="22"/>
          </w:rPr>
          <w:tab/>
        </w:r>
        <w:r w:rsidR="006A4DF4" w:rsidRPr="00882421">
          <w:rPr>
            <w:rStyle w:val="Hyperlink"/>
          </w:rPr>
          <w:t>SwtCalIdx</w:t>
        </w:r>
        <w:r w:rsidR="006A4DF4">
          <w:rPr>
            <w:webHidden/>
          </w:rPr>
          <w:tab/>
        </w:r>
        <w:r w:rsidR="006A4DF4">
          <w:rPr>
            <w:webHidden/>
          </w:rPr>
          <w:fldChar w:fldCharType="begin"/>
        </w:r>
        <w:r w:rsidR="006A4DF4">
          <w:rPr>
            <w:webHidden/>
          </w:rPr>
          <w:instrText xml:space="preserve"> PAGEREF _Toc450305930 \h </w:instrText>
        </w:r>
        <w:r w:rsidR="006A4DF4">
          <w:rPr>
            <w:webHidden/>
          </w:rPr>
        </w:r>
        <w:r w:rsidR="006A4DF4">
          <w:rPr>
            <w:webHidden/>
          </w:rPr>
          <w:fldChar w:fldCharType="separate"/>
        </w:r>
        <w:r w:rsidR="006A4DF4">
          <w:rPr>
            <w:webHidden/>
          </w:rPr>
          <w:t>20</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1" w:history="1">
        <w:r w:rsidR="006A4DF4" w:rsidRPr="00882421">
          <w:rPr>
            <w:rStyle w:val="Hyperlink"/>
          </w:rPr>
          <w:t>5.4.2</w:t>
        </w:r>
        <w:r w:rsidR="006A4DF4">
          <w:rPr>
            <w:rFonts w:asciiTheme="minorHAnsi" w:eastAsiaTheme="minorEastAsia" w:hAnsiTheme="minorHAnsi"/>
            <w:color w:val="auto"/>
            <w:kern w:val="0"/>
            <w:sz w:val="22"/>
            <w:szCs w:val="22"/>
          </w:rPr>
          <w:tab/>
        </w:r>
        <w:r w:rsidR="006A4DF4" w:rsidRPr="00882421">
          <w:rPr>
            <w:rStyle w:val="Hyperlink"/>
          </w:rPr>
          <w:t>IdxChgMngt</w:t>
        </w:r>
        <w:r w:rsidR="006A4DF4">
          <w:rPr>
            <w:webHidden/>
          </w:rPr>
          <w:tab/>
        </w:r>
        <w:r w:rsidR="006A4DF4">
          <w:rPr>
            <w:webHidden/>
          </w:rPr>
          <w:fldChar w:fldCharType="begin"/>
        </w:r>
        <w:r w:rsidR="006A4DF4">
          <w:rPr>
            <w:webHidden/>
          </w:rPr>
          <w:instrText xml:space="preserve"> PAGEREF _Toc450305931 \h </w:instrText>
        </w:r>
        <w:r w:rsidR="006A4DF4">
          <w:rPr>
            <w:webHidden/>
          </w:rPr>
        </w:r>
        <w:r w:rsidR="006A4DF4">
          <w:rPr>
            <w:webHidden/>
          </w:rPr>
          <w:fldChar w:fldCharType="separate"/>
        </w:r>
        <w:r w:rsidR="006A4DF4">
          <w:rPr>
            <w:webHidden/>
          </w:rPr>
          <w:t>21</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2" w:history="1">
        <w:r w:rsidR="006A4DF4" w:rsidRPr="00882421">
          <w:rPr>
            <w:rStyle w:val="Hyperlink"/>
          </w:rPr>
          <w:t>5.4.3</w:t>
        </w:r>
        <w:r w:rsidR="006A4DF4">
          <w:rPr>
            <w:rFonts w:asciiTheme="minorHAnsi" w:eastAsiaTheme="minorEastAsia" w:hAnsiTheme="minorHAnsi"/>
            <w:color w:val="auto"/>
            <w:kern w:val="0"/>
            <w:sz w:val="22"/>
            <w:szCs w:val="22"/>
          </w:rPr>
          <w:tab/>
        </w:r>
        <w:r w:rsidR="006A4DF4" w:rsidRPr="00882421">
          <w:rPr>
            <w:rStyle w:val="Hyperlink"/>
          </w:rPr>
          <w:t>MemCopy32Bit</w:t>
        </w:r>
        <w:r w:rsidR="006A4DF4">
          <w:rPr>
            <w:webHidden/>
          </w:rPr>
          <w:tab/>
        </w:r>
        <w:r w:rsidR="006A4DF4">
          <w:rPr>
            <w:webHidden/>
          </w:rPr>
          <w:fldChar w:fldCharType="begin"/>
        </w:r>
        <w:r w:rsidR="006A4DF4">
          <w:rPr>
            <w:webHidden/>
          </w:rPr>
          <w:instrText xml:space="preserve"> PAGEREF _Toc450305932 \h </w:instrText>
        </w:r>
        <w:r w:rsidR="006A4DF4">
          <w:rPr>
            <w:webHidden/>
          </w:rPr>
        </w:r>
        <w:r w:rsidR="006A4DF4">
          <w:rPr>
            <w:webHidden/>
          </w:rPr>
          <w:fldChar w:fldCharType="separate"/>
        </w:r>
        <w:r w:rsidR="006A4DF4">
          <w:rPr>
            <w:webHidden/>
          </w:rPr>
          <w:t>23</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3" w:history="1">
        <w:r w:rsidR="006A4DF4" w:rsidRPr="00882421">
          <w:rPr>
            <w:rStyle w:val="Hyperlink"/>
          </w:rPr>
          <w:t>5.4.4</w:t>
        </w:r>
        <w:r w:rsidR="006A4DF4">
          <w:rPr>
            <w:rFonts w:asciiTheme="minorHAnsi" w:eastAsiaTheme="minorEastAsia" w:hAnsiTheme="minorHAnsi"/>
            <w:color w:val="auto"/>
            <w:kern w:val="0"/>
            <w:sz w:val="22"/>
            <w:szCs w:val="22"/>
          </w:rPr>
          <w:tab/>
        </w:r>
        <w:r w:rsidR="006A4DF4" w:rsidRPr="00882421">
          <w:rPr>
            <w:rStyle w:val="Hyperlink"/>
          </w:rPr>
          <w:t>MemCopy8Bit</w:t>
        </w:r>
        <w:r w:rsidR="006A4DF4">
          <w:rPr>
            <w:webHidden/>
          </w:rPr>
          <w:tab/>
        </w:r>
        <w:r w:rsidR="006A4DF4">
          <w:rPr>
            <w:webHidden/>
          </w:rPr>
          <w:fldChar w:fldCharType="begin"/>
        </w:r>
        <w:r w:rsidR="006A4DF4">
          <w:rPr>
            <w:webHidden/>
          </w:rPr>
          <w:instrText xml:space="preserve"> PAGEREF _Toc450305933 \h </w:instrText>
        </w:r>
        <w:r w:rsidR="006A4DF4">
          <w:rPr>
            <w:webHidden/>
          </w:rPr>
        </w:r>
        <w:r w:rsidR="006A4DF4">
          <w:rPr>
            <w:webHidden/>
          </w:rPr>
          <w:fldChar w:fldCharType="separate"/>
        </w:r>
        <w:r w:rsidR="006A4DF4">
          <w:rPr>
            <w:webHidden/>
          </w:rPr>
          <w:t>24</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4" w:history="1">
        <w:r w:rsidR="006A4DF4" w:rsidRPr="00882421">
          <w:rPr>
            <w:rStyle w:val="Hyperlink"/>
          </w:rPr>
          <w:t>5.4.5</w:t>
        </w:r>
        <w:r w:rsidR="006A4DF4">
          <w:rPr>
            <w:rFonts w:asciiTheme="minorHAnsi" w:eastAsiaTheme="minorEastAsia" w:hAnsiTheme="minorHAnsi"/>
            <w:color w:val="auto"/>
            <w:kern w:val="0"/>
            <w:sz w:val="22"/>
            <w:szCs w:val="22"/>
          </w:rPr>
          <w:tab/>
        </w:r>
        <w:r w:rsidR="006A4DF4" w:rsidRPr="00882421">
          <w:rPr>
            <w:rStyle w:val="Hyperlink"/>
          </w:rPr>
          <w:t>SegModAdrInfo</w:t>
        </w:r>
        <w:r w:rsidR="006A4DF4">
          <w:rPr>
            <w:webHidden/>
          </w:rPr>
          <w:tab/>
        </w:r>
        <w:r w:rsidR="006A4DF4">
          <w:rPr>
            <w:webHidden/>
          </w:rPr>
          <w:fldChar w:fldCharType="begin"/>
        </w:r>
        <w:r w:rsidR="006A4DF4">
          <w:rPr>
            <w:webHidden/>
          </w:rPr>
          <w:instrText xml:space="preserve"> PAGEREF _Toc450305934 \h </w:instrText>
        </w:r>
        <w:r w:rsidR="006A4DF4">
          <w:rPr>
            <w:webHidden/>
          </w:rPr>
        </w:r>
        <w:r w:rsidR="006A4DF4">
          <w:rPr>
            <w:webHidden/>
          </w:rPr>
          <w:fldChar w:fldCharType="separate"/>
        </w:r>
        <w:r w:rsidR="006A4DF4">
          <w:rPr>
            <w:webHidden/>
          </w:rPr>
          <w:t>25</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5" w:history="1">
        <w:r w:rsidR="006A4DF4" w:rsidRPr="00882421">
          <w:rPr>
            <w:rStyle w:val="Hyperlink"/>
          </w:rPr>
          <w:t>5.4.6</w:t>
        </w:r>
        <w:r w:rsidR="006A4DF4">
          <w:rPr>
            <w:rFonts w:asciiTheme="minorHAnsi" w:eastAsiaTheme="minorEastAsia" w:hAnsiTheme="minorHAnsi"/>
            <w:color w:val="auto"/>
            <w:kern w:val="0"/>
            <w:sz w:val="22"/>
            <w:szCs w:val="22"/>
          </w:rPr>
          <w:tab/>
        </w:r>
        <w:r w:rsidR="006A4DF4" w:rsidRPr="00882421">
          <w:rPr>
            <w:rStyle w:val="Hyperlink"/>
          </w:rPr>
          <w:t>SegModStdInfo</w:t>
        </w:r>
        <w:r w:rsidR="006A4DF4">
          <w:rPr>
            <w:webHidden/>
          </w:rPr>
          <w:tab/>
        </w:r>
        <w:r w:rsidR="006A4DF4">
          <w:rPr>
            <w:webHidden/>
          </w:rPr>
          <w:fldChar w:fldCharType="begin"/>
        </w:r>
        <w:r w:rsidR="006A4DF4">
          <w:rPr>
            <w:webHidden/>
          </w:rPr>
          <w:instrText xml:space="preserve"> PAGEREF _Toc450305935 \h </w:instrText>
        </w:r>
        <w:r w:rsidR="006A4DF4">
          <w:rPr>
            <w:webHidden/>
          </w:rPr>
        </w:r>
        <w:r w:rsidR="006A4DF4">
          <w:rPr>
            <w:webHidden/>
          </w:rPr>
          <w:fldChar w:fldCharType="separate"/>
        </w:r>
        <w:r w:rsidR="006A4DF4">
          <w:rPr>
            <w:webHidden/>
          </w:rPr>
          <w:t>26</w:t>
        </w:r>
        <w:r w:rsidR="006A4DF4">
          <w:rPr>
            <w:webHidden/>
          </w:rPr>
          <w:fldChar w:fldCharType="end"/>
        </w:r>
      </w:hyperlink>
    </w:p>
    <w:p w:rsidR="006A4DF4" w:rsidRDefault="00DD0026">
      <w:pPr>
        <w:pStyle w:val="TOC3"/>
        <w:tabs>
          <w:tab w:val="left" w:pos="1200"/>
        </w:tabs>
        <w:rPr>
          <w:rFonts w:asciiTheme="minorHAnsi" w:eastAsiaTheme="minorEastAsia" w:hAnsiTheme="minorHAnsi"/>
          <w:color w:val="auto"/>
          <w:kern w:val="0"/>
          <w:sz w:val="22"/>
          <w:szCs w:val="22"/>
        </w:rPr>
      </w:pPr>
      <w:hyperlink w:anchor="_Toc450305936" w:history="1">
        <w:r w:rsidR="006A4DF4" w:rsidRPr="00882421">
          <w:rPr>
            <w:rStyle w:val="Hyperlink"/>
          </w:rPr>
          <w:t>5.4.7</w:t>
        </w:r>
        <w:r w:rsidR="006A4DF4">
          <w:rPr>
            <w:rFonts w:asciiTheme="minorHAnsi" w:eastAsiaTheme="minorEastAsia" w:hAnsiTheme="minorHAnsi"/>
            <w:color w:val="auto"/>
            <w:kern w:val="0"/>
            <w:sz w:val="22"/>
            <w:szCs w:val="22"/>
          </w:rPr>
          <w:tab/>
        </w:r>
        <w:r w:rsidR="006A4DF4" w:rsidRPr="00882421">
          <w:rPr>
            <w:rStyle w:val="Hyperlink"/>
          </w:rPr>
          <w:t>SegModAdrMpg</w:t>
        </w:r>
        <w:r w:rsidR="006A4DF4">
          <w:rPr>
            <w:webHidden/>
          </w:rPr>
          <w:tab/>
        </w:r>
        <w:r w:rsidR="006A4DF4">
          <w:rPr>
            <w:webHidden/>
          </w:rPr>
          <w:fldChar w:fldCharType="begin"/>
        </w:r>
        <w:r w:rsidR="006A4DF4">
          <w:rPr>
            <w:webHidden/>
          </w:rPr>
          <w:instrText xml:space="preserve"> PAGEREF _Toc450305936 \h </w:instrText>
        </w:r>
        <w:r w:rsidR="006A4DF4">
          <w:rPr>
            <w:webHidden/>
          </w:rPr>
        </w:r>
        <w:r w:rsidR="006A4DF4">
          <w:rPr>
            <w:webHidden/>
          </w:rPr>
          <w:fldChar w:fldCharType="separate"/>
        </w:r>
        <w:r w:rsidR="006A4DF4">
          <w:rPr>
            <w:webHidden/>
          </w:rPr>
          <w:t>27</w:t>
        </w:r>
        <w:r w:rsidR="006A4DF4">
          <w:rPr>
            <w:webHidden/>
          </w:rPr>
          <w:fldChar w:fldCharType="end"/>
        </w:r>
      </w:hyperlink>
    </w:p>
    <w:p w:rsidR="006A4DF4" w:rsidRDefault="00DD0026">
      <w:pPr>
        <w:pStyle w:val="TOC2"/>
        <w:rPr>
          <w:rFonts w:asciiTheme="minorHAnsi" w:eastAsiaTheme="minorEastAsia" w:hAnsiTheme="minorHAnsi"/>
          <w:color w:val="auto"/>
          <w:kern w:val="0"/>
          <w:szCs w:val="22"/>
        </w:rPr>
      </w:pPr>
      <w:hyperlink w:anchor="_Toc450305937" w:history="1">
        <w:r w:rsidR="006A4DF4" w:rsidRPr="00882421">
          <w:rPr>
            <w:rStyle w:val="Hyperlink"/>
            <w:rFonts w:cs="Calibri"/>
          </w:rPr>
          <w:t>5.5</w:t>
        </w:r>
        <w:r w:rsidR="006A4DF4">
          <w:rPr>
            <w:rFonts w:asciiTheme="minorHAnsi" w:eastAsiaTheme="minorEastAsia" w:hAnsiTheme="minorHAnsi"/>
            <w:color w:val="auto"/>
            <w:kern w:val="0"/>
            <w:szCs w:val="22"/>
          </w:rPr>
          <w:tab/>
        </w:r>
        <w:r w:rsidR="006A4DF4" w:rsidRPr="00882421">
          <w:rPr>
            <w:rStyle w:val="Hyperlink"/>
            <w:rFonts w:cs="Calibri"/>
          </w:rPr>
          <w:t>GLOBAL Function/Macro Definitions</w:t>
        </w:r>
        <w:r w:rsidR="006A4DF4">
          <w:rPr>
            <w:webHidden/>
          </w:rPr>
          <w:tab/>
        </w:r>
        <w:r w:rsidR="006A4DF4">
          <w:rPr>
            <w:webHidden/>
          </w:rPr>
          <w:fldChar w:fldCharType="begin"/>
        </w:r>
        <w:r w:rsidR="006A4DF4">
          <w:rPr>
            <w:webHidden/>
          </w:rPr>
          <w:instrText xml:space="preserve"> PAGEREF _Toc450305937 \h </w:instrText>
        </w:r>
        <w:r w:rsidR="006A4DF4">
          <w:rPr>
            <w:webHidden/>
          </w:rPr>
        </w:r>
        <w:r w:rsidR="006A4DF4">
          <w:rPr>
            <w:webHidden/>
          </w:rPr>
          <w:fldChar w:fldCharType="separate"/>
        </w:r>
        <w:r w:rsidR="006A4DF4">
          <w:rPr>
            <w:webHidden/>
          </w:rPr>
          <w:t>28</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38" w:history="1">
        <w:r w:rsidR="006A4DF4" w:rsidRPr="00882421">
          <w:rPr>
            <w:rStyle w:val="Hyperlink"/>
            <w:rFonts w:ascii="Calibri" w:hAnsi="Calibri" w:cs="Calibri"/>
          </w:rPr>
          <w:t>6</w:t>
        </w:r>
        <w:r w:rsidR="006A4DF4">
          <w:rPr>
            <w:rFonts w:eastAsiaTheme="minorEastAsia"/>
            <w:b w:val="0"/>
            <w:color w:val="auto"/>
            <w:kern w:val="0"/>
            <w:sz w:val="22"/>
            <w:szCs w:val="22"/>
            <w:lang w:val="en-US"/>
          </w:rPr>
          <w:tab/>
        </w:r>
        <w:r w:rsidR="006A4DF4" w:rsidRPr="00882421">
          <w:rPr>
            <w:rStyle w:val="Hyperlink"/>
            <w:rFonts w:ascii="Calibri" w:hAnsi="Calibri"/>
          </w:rPr>
          <w:t>Known</w:t>
        </w:r>
        <w:r w:rsidR="006A4DF4" w:rsidRPr="00882421">
          <w:rPr>
            <w:rStyle w:val="Hyperlink"/>
            <w:rFonts w:ascii="Calibri" w:hAnsi="Calibri" w:cs="Calibri"/>
          </w:rPr>
          <w:t xml:space="preserve"> Limitations with Design</w:t>
        </w:r>
        <w:r w:rsidR="006A4DF4">
          <w:rPr>
            <w:webHidden/>
          </w:rPr>
          <w:tab/>
        </w:r>
        <w:r w:rsidR="006A4DF4">
          <w:rPr>
            <w:webHidden/>
          </w:rPr>
          <w:fldChar w:fldCharType="begin"/>
        </w:r>
        <w:r w:rsidR="006A4DF4">
          <w:rPr>
            <w:webHidden/>
          </w:rPr>
          <w:instrText xml:space="preserve"> PAGEREF _Toc450305938 \h </w:instrText>
        </w:r>
        <w:r w:rsidR="006A4DF4">
          <w:rPr>
            <w:webHidden/>
          </w:rPr>
        </w:r>
        <w:r w:rsidR="006A4DF4">
          <w:rPr>
            <w:webHidden/>
          </w:rPr>
          <w:fldChar w:fldCharType="separate"/>
        </w:r>
        <w:r w:rsidR="006A4DF4">
          <w:rPr>
            <w:webHidden/>
          </w:rPr>
          <w:t>29</w:t>
        </w:r>
        <w:r w:rsidR="006A4DF4">
          <w:rPr>
            <w:webHidden/>
          </w:rPr>
          <w:fldChar w:fldCharType="end"/>
        </w:r>
      </w:hyperlink>
    </w:p>
    <w:p w:rsidR="006A4DF4" w:rsidRDefault="00DD0026">
      <w:pPr>
        <w:pStyle w:val="TOC1"/>
        <w:rPr>
          <w:rFonts w:eastAsiaTheme="minorEastAsia"/>
          <w:b w:val="0"/>
          <w:color w:val="auto"/>
          <w:kern w:val="0"/>
          <w:sz w:val="22"/>
          <w:szCs w:val="22"/>
          <w:lang w:val="en-US"/>
        </w:rPr>
      </w:pPr>
      <w:hyperlink w:anchor="_Toc450305939" w:history="1">
        <w:r w:rsidR="006A4DF4" w:rsidRPr="00882421">
          <w:rPr>
            <w:rStyle w:val="Hyperlink"/>
            <w:rFonts w:ascii="Calibri" w:hAnsi="Calibri" w:cs="Calibri"/>
          </w:rPr>
          <w:t>7</w:t>
        </w:r>
        <w:r w:rsidR="006A4DF4">
          <w:rPr>
            <w:rFonts w:eastAsiaTheme="minorEastAsia"/>
            <w:b w:val="0"/>
            <w:color w:val="auto"/>
            <w:kern w:val="0"/>
            <w:sz w:val="22"/>
            <w:szCs w:val="22"/>
            <w:lang w:val="en-US"/>
          </w:rPr>
          <w:tab/>
        </w:r>
        <w:r w:rsidR="006A4DF4" w:rsidRPr="00882421">
          <w:rPr>
            <w:rStyle w:val="Hyperlink"/>
            <w:rFonts w:ascii="Calibri" w:hAnsi="Calibri" w:cs="Calibri"/>
          </w:rPr>
          <w:t>UNIT TEST CONSIDERATION</w:t>
        </w:r>
        <w:r w:rsidR="006A4DF4">
          <w:rPr>
            <w:webHidden/>
          </w:rPr>
          <w:tab/>
        </w:r>
        <w:r w:rsidR="006A4DF4">
          <w:rPr>
            <w:webHidden/>
          </w:rPr>
          <w:fldChar w:fldCharType="begin"/>
        </w:r>
        <w:r w:rsidR="006A4DF4">
          <w:rPr>
            <w:webHidden/>
          </w:rPr>
          <w:instrText xml:space="preserve"> PAGEREF _Toc450305939 \h </w:instrText>
        </w:r>
        <w:r w:rsidR="006A4DF4">
          <w:rPr>
            <w:webHidden/>
          </w:rPr>
        </w:r>
        <w:r w:rsidR="006A4DF4">
          <w:rPr>
            <w:webHidden/>
          </w:rPr>
          <w:fldChar w:fldCharType="separate"/>
        </w:r>
        <w:r w:rsidR="006A4DF4">
          <w:rPr>
            <w:webHidden/>
          </w:rPr>
          <w:t>30</w:t>
        </w:r>
        <w:r w:rsidR="006A4DF4">
          <w:rPr>
            <w:webHidden/>
          </w:rPr>
          <w:fldChar w:fldCharType="end"/>
        </w:r>
      </w:hyperlink>
    </w:p>
    <w:p w:rsidR="006A4DF4" w:rsidRDefault="00DD0026">
      <w:pPr>
        <w:pStyle w:val="TOC1"/>
        <w:tabs>
          <w:tab w:val="left" w:pos="1400"/>
        </w:tabs>
        <w:rPr>
          <w:rFonts w:eastAsiaTheme="minorEastAsia"/>
          <w:b w:val="0"/>
          <w:color w:val="auto"/>
          <w:kern w:val="0"/>
          <w:sz w:val="22"/>
          <w:szCs w:val="22"/>
          <w:lang w:val="en-US"/>
        </w:rPr>
      </w:pPr>
      <w:hyperlink w:anchor="_Toc450305940" w:history="1">
        <w:r w:rsidR="006A4DF4" w:rsidRPr="00882421">
          <w:rPr>
            <w:rStyle w:val="Hyperlink"/>
          </w:rPr>
          <w:t>Appendix A</w:t>
        </w:r>
        <w:r w:rsidR="006A4DF4">
          <w:rPr>
            <w:rFonts w:eastAsiaTheme="minorEastAsia"/>
            <w:b w:val="0"/>
            <w:color w:val="auto"/>
            <w:kern w:val="0"/>
            <w:sz w:val="22"/>
            <w:szCs w:val="22"/>
            <w:lang w:val="en-US"/>
          </w:rPr>
          <w:tab/>
        </w:r>
        <w:r w:rsidR="006A4DF4" w:rsidRPr="00882421">
          <w:rPr>
            <w:rStyle w:val="Hyperlink"/>
          </w:rPr>
          <w:t>Abbreviations and Acronyms</w:t>
        </w:r>
        <w:r w:rsidR="006A4DF4">
          <w:rPr>
            <w:webHidden/>
          </w:rPr>
          <w:tab/>
        </w:r>
        <w:r w:rsidR="006A4DF4">
          <w:rPr>
            <w:webHidden/>
          </w:rPr>
          <w:fldChar w:fldCharType="begin"/>
        </w:r>
        <w:r w:rsidR="006A4DF4">
          <w:rPr>
            <w:webHidden/>
          </w:rPr>
          <w:instrText xml:space="preserve"> PAGEREF _Toc450305940 \h </w:instrText>
        </w:r>
        <w:r w:rsidR="006A4DF4">
          <w:rPr>
            <w:webHidden/>
          </w:rPr>
        </w:r>
        <w:r w:rsidR="006A4DF4">
          <w:rPr>
            <w:webHidden/>
          </w:rPr>
          <w:fldChar w:fldCharType="separate"/>
        </w:r>
        <w:r w:rsidR="006A4DF4">
          <w:rPr>
            <w:webHidden/>
          </w:rPr>
          <w:t>31</w:t>
        </w:r>
        <w:r w:rsidR="006A4DF4">
          <w:rPr>
            <w:webHidden/>
          </w:rPr>
          <w:fldChar w:fldCharType="end"/>
        </w:r>
      </w:hyperlink>
    </w:p>
    <w:p w:rsidR="006A4DF4" w:rsidRDefault="00DD0026">
      <w:pPr>
        <w:pStyle w:val="TOC1"/>
        <w:tabs>
          <w:tab w:val="left" w:pos="1400"/>
        </w:tabs>
        <w:rPr>
          <w:rFonts w:eastAsiaTheme="minorEastAsia"/>
          <w:b w:val="0"/>
          <w:color w:val="auto"/>
          <w:kern w:val="0"/>
          <w:sz w:val="22"/>
          <w:szCs w:val="22"/>
          <w:lang w:val="en-US"/>
        </w:rPr>
      </w:pPr>
      <w:hyperlink w:anchor="_Toc450305941" w:history="1">
        <w:r w:rsidR="006A4DF4" w:rsidRPr="00882421">
          <w:rPr>
            <w:rStyle w:val="Hyperlink"/>
          </w:rPr>
          <w:t>Appendix B</w:t>
        </w:r>
        <w:r w:rsidR="006A4DF4">
          <w:rPr>
            <w:rFonts w:eastAsiaTheme="minorEastAsia"/>
            <w:b w:val="0"/>
            <w:color w:val="auto"/>
            <w:kern w:val="0"/>
            <w:sz w:val="22"/>
            <w:szCs w:val="22"/>
            <w:lang w:val="en-US"/>
          </w:rPr>
          <w:tab/>
        </w:r>
        <w:r w:rsidR="006A4DF4" w:rsidRPr="00882421">
          <w:rPr>
            <w:rStyle w:val="Hyperlink"/>
          </w:rPr>
          <w:t>Glossary</w:t>
        </w:r>
        <w:r w:rsidR="006A4DF4">
          <w:rPr>
            <w:webHidden/>
          </w:rPr>
          <w:tab/>
        </w:r>
        <w:r w:rsidR="006A4DF4">
          <w:rPr>
            <w:webHidden/>
          </w:rPr>
          <w:fldChar w:fldCharType="begin"/>
        </w:r>
        <w:r w:rsidR="006A4DF4">
          <w:rPr>
            <w:webHidden/>
          </w:rPr>
          <w:instrText xml:space="preserve"> PAGEREF _Toc450305941 \h </w:instrText>
        </w:r>
        <w:r w:rsidR="006A4DF4">
          <w:rPr>
            <w:webHidden/>
          </w:rPr>
        </w:r>
        <w:r w:rsidR="006A4DF4">
          <w:rPr>
            <w:webHidden/>
          </w:rPr>
          <w:fldChar w:fldCharType="separate"/>
        </w:r>
        <w:r w:rsidR="006A4DF4">
          <w:rPr>
            <w:webHidden/>
          </w:rPr>
          <w:t>32</w:t>
        </w:r>
        <w:r w:rsidR="006A4DF4">
          <w:rPr>
            <w:webHidden/>
          </w:rPr>
          <w:fldChar w:fldCharType="end"/>
        </w:r>
      </w:hyperlink>
    </w:p>
    <w:p w:rsidR="006A4DF4" w:rsidRDefault="00DD0026">
      <w:pPr>
        <w:pStyle w:val="TOC1"/>
        <w:tabs>
          <w:tab w:val="left" w:pos="1400"/>
        </w:tabs>
        <w:rPr>
          <w:rFonts w:eastAsiaTheme="minorEastAsia"/>
          <w:b w:val="0"/>
          <w:color w:val="auto"/>
          <w:kern w:val="0"/>
          <w:sz w:val="22"/>
          <w:szCs w:val="22"/>
          <w:lang w:val="en-US"/>
        </w:rPr>
      </w:pPr>
      <w:hyperlink w:anchor="_Toc450305942" w:history="1">
        <w:r w:rsidR="006A4DF4" w:rsidRPr="00882421">
          <w:rPr>
            <w:rStyle w:val="Hyperlink"/>
          </w:rPr>
          <w:t>Appendix C</w:t>
        </w:r>
        <w:r w:rsidR="006A4DF4">
          <w:rPr>
            <w:rFonts w:eastAsiaTheme="minorEastAsia"/>
            <w:b w:val="0"/>
            <w:color w:val="auto"/>
            <w:kern w:val="0"/>
            <w:sz w:val="22"/>
            <w:szCs w:val="22"/>
            <w:lang w:val="en-US"/>
          </w:rPr>
          <w:tab/>
        </w:r>
        <w:r w:rsidR="006A4DF4" w:rsidRPr="00882421">
          <w:rPr>
            <w:rStyle w:val="Hyperlink"/>
          </w:rPr>
          <w:t>References</w:t>
        </w:r>
        <w:r w:rsidR="006A4DF4">
          <w:rPr>
            <w:webHidden/>
          </w:rPr>
          <w:tab/>
        </w:r>
        <w:r w:rsidR="006A4DF4">
          <w:rPr>
            <w:webHidden/>
          </w:rPr>
          <w:fldChar w:fldCharType="begin"/>
        </w:r>
        <w:r w:rsidR="006A4DF4">
          <w:rPr>
            <w:webHidden/>
          </w:rPr>
          <w:instrText xml:space="preserve"> PAGEREF _Toc450305942 \h </w:instrText>
        </w:r>
        <w:r w:rsidR="006A4DF4">
          <w:rPr>
            <w:webHidden/>
          </w:rPr>
        </w:r>
        <w:r w:rsidR="006A4DF4">
          <w:rPr>
            <w:webHidden/>
          </w:rPr>
          <w:fldChar w:fldCharType="separate"/>
        </w:r>
        <w:r w:rsidR="006A4DF4">
          <w:rPr>
            <w:webHidden/>
          </w:rPr>
          <w:t>33</w:t>
        </w:r>
        <w:r w:rsidR="006A4DF4">
          <w:rPr>
            <w:webHidden/>
          </w:rPr>
          <w:fldChar w:fldCharType="end"/>
        </w:r>
      </w:hyperlink>
    </w:p>
    <w:p w:rsidR="00707BA6" w:rsidRPr="00A158C7" w:rsidRDefault="00E16D14" w:rsidP="00E16D14">
      <w:pPr>
        <w:jc w:val="center"/>
      </w:pPr>
      <w:r>
        <w:rPr>
          <w:caps/>
        </w:rPr>
        <w:fldChar w:fldCharType="end"/>
      </w:r>
    </w:p>
    <w:p w:rsidR="00B81C1B" w:rsidRPr="00A158C7" w:rsidRDefault="00FE5DF5" w:rsidP="00B0024F">
      <w:pPr>
        <w:pStyle w:val="Heading1"/>
      </w:pPr>
      <w:bookmarkStart w:id="18" w:name="_Toc450305901"/>
      <w:r w:rsidRPr="00A158C7">
        <w:lastRenderedPageBreak/>
        <w:t>Introduction</w:t>
      </w:r>
      <w:bookmarkEnd w:id="18"/>
    </w:p>
    <w:p w:rsidR="00063A7A" w:rsidRPr="00A158C7" w:rsidRDefault="00FE5DF5" w:rsidP="000B37D5">
      <w:pPr>
        <w:pStyle w:val="Heading2"/>
      </w:pPr>
      <w:bookmarkStart w:id="19" w:name="_Toc450305902"/>
      <w:r w:rsidRPr="00A158C7">
        <w:t>Purpose</w:t>
      </w:r>
      <w:bookmarkEnd w:id="19"/>
    </w:p>
    <w:p w:rsidR="0028321C" w:rsidRPr="00A158C7" w:rsidRDefault="0028321C" w:rsidP="0028321C">
      <w:pPr>
        <w:rPr>
          <w:lang w:bidi="ar-SA"/>
        </w:rPr>
      </w:pPr>
      <w:r>
        <w:rPr>
          <w:lang w:bidi="ar-SA"/>
        </w:rPr>
        <w:t xml:space="preserve">This MDD aids in documenting the </w:t>
      </w:r>
      <w:r w:rsidR="004751F7">
        <w:rPr>
          <w:lang w:bidi="ar-SA"/>
        </w:rPr>
        <w:t>i</w:t>
      </w:r>
      <w:r>
        <w:rPr>
          <w:lang w:bidi="ar-SA"/>
        </w:rPr>
        <w:t xml:space="preserve">mplementation of </w:t>
      </w:r>
      <w:r w:rsidR="000D6773">
        <w:rPr>
          <w:lang w:bidi="ar-SA"/>
        </w:rPr>
        <w:t>ES4</w:t>
      </w:r>
      <w:r>
        <w:rPr>
          <w:lang w:bidi="ar-SA"/>
        </w:rPr>
        <w:t xml:space="preserve">00A </w:t>
      </w:r>
      <w:r w:rsidR="000D6773">
        <w:rPr>
          <w:lang w:bidi="ar-SA"/>
        </w:rPr>
        <w:t>Tuning Selection Management</w:t>
      </w:r>
      <w:r>
        <w:rPr>
          <w:lang w:bidi="ar-SA"/>
        </w:rPr>
        <w:t xml:space="preserve">. </w:t>
      </w:r>
    </w:p>
    <w:p w:rsidR="00AE0435" w:rsidRPr="00A158C7" w:rsidRDefault="00FE5DF5" w:rsidP="000B37D5">
      <w:pPr>
        <w:pStyle w:val="Heading2"/>
      </w:pPr>
      <w:bookmarkStart w:id="20" w:name="_Toc450305903"/>
      <w:r w:rsidRPr="00A158C7">
        <w:t>Scope</w:t>
      </w:r>
      <w:bookmarkEnd w:id="20"/>
    </w:p>
    <w:p w:rsidR="00DC0959" w:rsidRPr="008C412D" w:rsidRDefault="00DC0959" w:rsidP="00DC0959">
      <w:pPr>
        <w:jc w:val="both"/>
        <w:rPr>
          <w:rFonts w:cs="Calibri"/>
        </w:rPr>
      </w:pPr>
      <w:r w:rsidRPr="008C412D">
        <w:rPr>
          <w:rFonts w:cs="Calibri"/>
        </w:rPr>
        <w:t>The following definitions are used throughout this document:</w:t>
      </w:r>
    </w:p>
    <w:p w:rsidR="00DC0959" w:rsidRPr="008C412D" w:rsidRDefault="00DC0959" w:rsidP="00C93030">
      <w:pPr>
        <w:keepNext/>
        <w:numPr>
          <w:ilvl w:val="0"/>
          <w:numId w:val="14"/>
        </w:numPr>
        <w:jc w:val="both"/>
        <w:rPr>
          <w:rFonts w:cs="Calibri"/>
        </w:rPr>
      </w:pPr>
      <w:r w:rsidRPr="008C412D">
        <w:rPr>
          <w:rFonts w:cs="Calibri"/>
          <w:b/>
          <w:bCs/>
          <w:u w:val="single"/>
        </w:rPr>
        <w:t>Shall</w:t>
      </w:r>
      <w:r w:rsidRPr="008C412D">
        <w:rPr>
          <w:rFonts w:cs="Calibri"/>
        </w:rPr>
        <w:t xml:space="preserve">: indicates a mandatory requirement without exception in compliance. </w:t>
      </w:r>
    </w:p>
    <w:p w:rsidR="00DC0959" w:rsidRPr="008C412D" w:rsidRDefault="00DC0959" w:rsidP="00C93030">
      <w:pPr>
        <w:keepNext/>
        <w:numPr>
          <w:ilvl w:val="0"/>
          <w:numId w:val="14"/>
        </w:numPr>
        <w:jc w:val="both"/>
        <w:rPr>
          <w:rFonts w:cs="Calibri"/>
        </w:rPr>
      </w:pPr>
      <w:r w:rsidRPr="008C412D">
        <w:rPr>
          <w:rFonts w:cs="Calibri"/>
          <w:b/>
          <w:bCs/>
          <w:u w:val="single"/>
        </w:rPr>
        <w:t>Should</w:t>
      </w:r>
      <w:r w:rsidRPr="008C412D">
        <w:rPr>
          <w:rFonts w:cs="Calibri"/>
        </w:rPr>
        <w:t>: indicates a mandatory requirement</w:t>
      </w:r>
      <w:r>
        <w:rPr>
          <w:rFonts w:cs="Calibri"/>
        </w:rPr>
        <w:t>;</w:t>
      </w:r>
      <w:r w:rsidRPr="008C412D">
        <w:rPr>
          <w:rFonts w:cs="Calibri"/>
        </w:rPr>
        <w:t xml:space="preserve"> </w:t>
      </w:r>
      <w:r>
        <w:rPr>
          <w:rFonts w:cs="Calibri"/>
        </w:rPr>
        <w:t>exceptions</w:t>
      </w:r>
      <w:r w:rsidRPr="008C412D">
        <w:rPr>
          <w:rFonts w:cs="Calibri"/>
        </w:rPr>
        <w:t xml:space="preserve"> allowed </w:t>
      </w:r>
      <w:r>
        <w:rPr>
          <w:rFonts w:cs="Calibri"/>
        </w:rPr>
        <w:t>only with documented justification</w:t>
      </w:r>
      <w:r w:rsidRPr="008C412D">
        <w:rPr>
          <w:rFonts w:cs="Calibri"/>
        </w:rPr>
        <w:t xml:space="preserve">.  </w:t>
      </w:r>
    </w:p>
    <w:p w:rsidR="00DC0959" w:rsidRPr="008C412D" w:rsidRDefault="00DC0959" w:rsidP="00C93030">
      <w:pPr>
        <w:keepNext/>
        <w:numPr>
          <w:ilvl w:val="0"/>
          <w:numId w:val="14"/>
        </w:numPr>
        <w:jc w:val="both"/>
        <w:rPr>
          <w:rFonts w:cs="Calibri"/>
        </w:rPr>
      </w:pPr>
      <w:r w:rsidRPr="008C412D">
        <w:rPr>
          <w:rFonts w:cs="Calibri"/>
          <w:b/>
          <w:bCs/>
          <w:u w:val="single"/>
        </w:rPr>
        <w:t>May</w:t>
      </w:r>
      <w:r w:rsidRPr="008C412D">
        <w:rPr>
          <w:rFonts w:cs="Calibri"/>
        </w:rPr>
        <w:t>: indicates an optional action.</w:t>
      </w:r>
    </w:p>
    <w:p w:rsidR="00F95E33" w:rsidRPr="00A158C7" w:rsidRDefault="00F95E33" w:rsidP="00E16D14"/>
    <w:bookmarkStart w:id="21" w:name="_Toc406065228"/>
    <w:bookmarkEnd w:id="2"/>
    <w:bookmarkEnd w:id="3"/>
    <w:bookmarkEnd w:id="4"/>
    <w:bookmarkEnd w:id="5"/>
    <w:bookmarkEnd w:id="6"/>
    <w:p w:rsidR="00312179" w:rsidRDefault="002B094F"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22" w:name="_Toc450305904"/>
      <w:proofErr w:type="spellStart"/>
      <w:r w:rsidR="002069C0">
        <w:rPr>
          <w:rFonts w:ascii="Calibri" w:hAnsi="Calibri" w:cs="Calibri"/>
        </w:rPr>
        <w:t>TunSelnMngt</w:t>
      </w:r>
      <w:proofErr w:type="spellEnd"/>
      <w:r>
        <w:rPr>
          <w:rFonts w:ascii="Calibri" w:hAnsi="Calibri" w:cs="Calibri"/>
        </w:rPr>
        <w:fldChar w:fldCharType="end"/>
      </w:r>
      <w:r>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21"/>
      <w:bookmarkEnd w:id="22"/>
    </w:p>
    <w:p w:rsidR="00D229A6" w:rsidRPr="0028321C" w:rsidRDefault="00636F34" w:rsidP="00D229A6">
      <w:pPr>
        <w:rPr>
          <w:rFonts w:cs="Calibri"/>
        </w:rPr>
      </w:pPr>
      <w:r>
        <w:rPr>
          <w:rFonts w:cs="Calibri"/>
        </w:rPr>
        <w:t>Tuning Selection Management (</w:t>
      </w:r>
      <w:proofErr w:type="spellStart"/>
      <w:r>
        <w:rPr>
          <w:rFonts w:cs="Calibri"/>
        </w:rPr>
        <w:t>TunSelnMngt</w:t>
      </w:r>
      <w:proofErr w:type="spellEnd"/>
      <w:r>
        <w:rPr>
          <w:rFonts w:cs="Calibri"/>
        </w:rPr>
        <w:t>) provides the ability to change run-time calibrations during operation. The component also provides a RAM buffer for online calibration changes over XCP for tuning processes</w:t>
      </w:r>
      <w:r w:rsidR="0028321C">
        <w:rPr>
          <w:rFonts w:cs="Calibri"/>
        </w:rPr>
        <w:t xml:space="preserve">. </w:t>
      </w: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23" w:name="_Toc406065229"/>
      <w:bookmarkStart w:id="24" w:name="_Toc450305905"/>
      <w:r w:rsidRPr="00AA38E8">
        <w:rPr>
          <w:rFonts w:ascii="Calibri" w:hAnsi="Calibri" w:cs="Calibri"/>
        </w:rPr>
        <w:lastRenderedPageBreak/>
        <w:t>Design details of software module</w:t>
      </w:r>
      <w:bookmarkEnd w:id="23"/>
      <w:bookmarkEnd w:id="24"/>
    </w:p>
    <w:p w:rsidR="00D229A6" w:rsidRDefault="00D229A6" w:rsidP="00D229A6">
      <w:pPr>
        <w:pStyle w:val="Heading2"/>
        <w:rPr>
          <w:rFonts w:ascii="Calibri" w:hAnsi="Calibri" w:cs="Calibri"/>
        </w:rPr>
      </w:pPr>
      <w:bookmarkStart w:id="25" w:name="_Toc406065230"/>
      <w:bookmarkStart w:id="26" w:name="_Toc450305906"/>
      <w:r w:rsidRPr="00D229A6">
        <w:t>Graphical</w:t>
      </w:r>
      <w:r>
        <w:rPr>
          <w:rFonts w:ascii="Calibri" w:hAnsi="Calibri" w:cs="Calibri"/>
        </w:rPr>
        <w:t xml:space="preserve"> representation of </w:t>
      </w:r>
      <w:bookmarkEnd w:id="25"/>
      <w:r w:rsidR="00AE55D3">
        <w:rPr>
          <w:rFonts w:ascii="Calibri" w:hAnsi="Calibri" w:cs="Calibri"/>
        </w:rPr>
        <w:fldChar w:fldCharType="begin"/>
      </w:r>
      <w:r w:rsidR="00AE55D3">
        <w:rPr>
          <w:rFonts w:ascii="Calibri" w:hAnsi="Calibri" w:cs="Calibri"/>
        </w:rPr>
        <w:instrText xml:space="preserve"> DOCPROPERTY  "Document Version"  \* MERGEFORMAT </w:instrText>
      </w:r>
      <w:r w:rsidR="00AE55D3">
        <w:rPr>
          <w:rFonts w:ascii="Calibri" w:hAnsi="Calibri" w:cs="Calibri"/>
        </w:rPr>
        <w:fldChar w:fldCharType="separate"/>
      </w:r>
      <w:proofErr w:type="spellStart"/>
      <w:r w:rsidR="002069C0">
        <w:rPr>
          <w:rFonts w:ascii="Calibri" w:hAnsi="Calibri" w:cs="Calibri"/>
        </w:rPr>
        <w:t>TunSelnMngt</w:t>
      </w:r>
      <w:bookmarkEnd w:id="26"/>
      <w:proofErr w:type="spellEnd"/>
      <w:r w:rsidR="00AE55D3">
        <w:rPr>
          <w:rFonts w:ascii="Calibri" w:hAnsi="Calibri" w:cs="Calibri"/>
        </w:rPr>
        <w:fldChar w:fldCharType="end"/>
      </w:r>
    </w:p>
    <w:p w:rsidR="0028321C" w:rsidRPr="0028321C" w:rsidRDefault="002069C0" w:rsidP="0028321C">
      <w:pPr>
        <w:jc w:val="center"/>
        <w:rPr>
          <w:lang w:bidi="ar-SA"/>
        </w:rPr>
      </w:pPr>
      <w:del w:id="27" w:author="Kevin Smith" w:date="2018-05-15T09:11:00Z">
        <w:r w:rsidDel="00112979">
          <w:rPr>
            <w:noProof/>
            <w:lang w:bidi="ar-SA"/>
          </w:rPr>
          <w:drawing>
            <wp:inline distT="0" distB="0" distL="0" distR="0" wp14:anchorId="7A36A86C" wp14:editId="1DE8356B">
              <wp:extent cx="3133725" cy="222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SelnMngt.jpg"/>
                      <pic:cNvPicPr/>
                    </pic:nvPicPr>
                    <pic:blipFill>
                      <a:blip r:embed="rId12">
                        <a:extLst>
                          <a:ext uri="{28A0092B-C50C-407E-A947-70E740481C1C}">
                            <a14:useLocalDpi xmlns:a14="http://schemas.microsoft.com/office/drawing/2010/main" val="0"/>
                          </a:ext>
                        </a:extLst>
                      </a:blip>
                      <a:stretch>
                        <a:fillRect/>
                      </a:stretch>
                    </pic:blipFill>
                    <pic:spPr>
                      <a:xfrm>
                        <a:off x="0" y="0"/>
                        <a:ext cx="3133725" cy="2228850"/>
                      </a:xfrm>
                      <a:prstGeom prst="rect">
                        <a:avLst/>
                      </a:prstGeom>
                    </pic:spPr>
                  </pic:pic>
                </a:graphicData>
              </a:graphic>
            </wp:inline>
          </w:drawing>
        </w:r>
      </w:del>
      <w:ins w:id="28" w:author="Kevin Smith" w:date="2018-05-15T09:11:00Z">
        <w:r w:rsidR="00112979">
          <w:rPr>
            <w:noProof/>
            <w:lang w:bidi="ar-SA"/>
          </w:rPr>
          <w:drawing>
            <wp:inline distT="0" distB="0" distL="0" distR="0">
              <wp:extent cx="313372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nSelnMngt.jpg"/>
                      <pic:cNvPicPr/>
                    </pic:nvPicPr>
                    <pic:blipFill>
                      <a:blip r:embed="rId13">
                        <a:extLst>
                          <a:ext uri="{28A0092B-C50C-407E-A947-70E740481C1C}">
                            <a14:useLocalDpi xmlns:a14="http://schemas.microsoft.com/office/drawing/2010/main" val="0"/>
                          </a:ext>
                        </a:extLst>
                      </a:blip>
                      <a:stretch>
                        <a:fillRect/>
                      </a:stretch>
                    </pic:blipFill>
                    <pic:spPr>
                      <a:xfrm>
                        <a:off x="0" y="0"/>
                        <a:ext cx="3133725" cy="3371850"/>
                      </a:xfrm>
                      <a:prstGeom prst="rect">
                        <a:avLst/>
                      </a:prstGeom>
                    </pic:spPr>
                  </pic:pic>
                </a:graphicData>
              </a:graphic>
            </wp:inline>
          </w:drawing>
        </w:r>
      </w:ins>
    </w:p>
    <w:p w:rsidR="00D229A6" w:rsidRDefault="00D229A6" w:rsidP="00D229A6">
      <w:pPr>
        <w:pStyle w:val="Heading2"/>
        <w:rPr>
          <w:rFonts w:ascii="Calibri" w:hAnsi="Calibri" w:cs="Calibri"/>
        </w:rPr>
      </w:pPr>
      <w:bookmarkStart w:id="29" w:name="_Toc406065231"/>
      <w:bookmarkStart w:id="30" w:name="_Toc450305907"/>
      <w:r w:rsidRPr="002D6391">
        <w:rPr>
          <w:rFonts w:ascii="Calibri" w:hAnsi="Calibri" w:cs="Calibri"/>
        </w:rPr>
        <w:t>Data Flow Diagram</w:t>
      </w:r>
      <w:bookmarkEnd w:id="29"/>
      <w:bookmarkEnd w:id="30"/>
    </w:p>
    <w:p w:rsidR="00636F34" w:rsidRPr="00636F34" w:rsidRDefault="00636F34" w:rsidP="000D6773">
      <w:r>
        <w:rPr>
          <w:lang w:bidi="ar-SA"/>
        </w:rPr>
        <w:t>None</w:t>
      </w:r>
    </w:p>
    <w:p w:rsidR="00D229A6" w:rsidRDefault="00AC4CD8" w:rsidP="008F1EEF">
      <w:pPr>
        <w:pStyle w:val="Heading3"/>
        <w:rPr>
          <w:rFonts w:cs="Calibri"/>
        </w:rPr>
      </w:pPr>
      <w:bookmarkStart w:id="31" w:name="_Toc375924736"/>
      <w:bookmarkStart w:id="32" w:name="_Toc406065232"/>
      <w:bookmarkStart w:id="33" w:name="_Toc450305908"/>
      <w:r w:rsidRPr="00305C34">
        <w:t xml:space="preserve">Component </w:t>
      </w:r>
      <w:r w:rsidR="00D229A6" w:rsidRPr="002B094F">
        <w:rPr>
          <w:rFonts w:cs="Calibri"/>
        </w:rPr>
        <w:t>level</w:t>
      </w:r>
      <w:r w:rsidR="00D229A6" w:rsidRPr="002D6391">
        <w:rPr>
          <w:rFonts w:cs="Calibri"/>
        </w:rPr>
        <w:t xml:space="preserve"> DFD</w:t>
      </w:r>
      <w:bookmarkEnd w:id="31"/>
      <w:bookmarkEnd w:id="32"/>
      <w:bookmarkEnd w:id="33"/>
    </w:p>
    <w:p w:rsidR="00636F34" w:rsidRPr="00636F34" w:rsidRDefault="00636F34" w:rsidP="000D6773">
      <w:r>
        <w:rPr>
          <w:lang w:bidi="ar-SA"/>
        </w:rPr>
        <w:t>None</w:t>
      </w:r>
    </w:p>
    <w:p w:rsidR="00D229A6" w:rsidRDefault="00AC4CD8" w:rsidP="008F1EEF">
      <w:pPr>
        <w:pStyle w:val="Heading3"/>
      </w:pPr>
      <w:bookmarkStart w:id="34" w:name="_Toc375924737"/>
      <w:bookmarkStart w:id="35" w:name="_Toc406065233"/>
      <w:bookmarkStart w:id="36" w:name="_Toc450305909"/>
      <w:r>
        <w:t>Function</w:t>
      </w:r>
      <w:r w:rsidRPr="00231F0B">
        <w:t xml:space="preserve"> </w:t>
      </w:r>
      <w:r w:rsidR="00D229A6" w:rsidRPr="00A32585">
        <w:t>level DFD</w:t>
      </w:r>
      <w:bookmarkEnd w:id="34"/>
      <w:bookmarkEnd w:id="35"/>
      <w:bookmarkEnd w:id="36"/>
    </w:p>
    <w:p w:rsidR="00636F34" w:rsidRPr="00636F34" w:rsidRDefault="00636F34" w:rsidP="000D6773">
      <w:r>
        <w:rPr>
          <w:lang w:bidi="ar-SA"/>
        </w:rPr>
        <w:t>None</w:t>
      </w:r>
    </w:p>
    <w:p w:rsidR="002B094F" w:rsidRDefault="002B094F" w:rsidP="002B094F">
      <w:pPr>
        <w:rPr>
          <w:lang w:bidi="ar-SA"/>
        </w:rPr>
      </w:pPr>
    </w:p>
    <w:p w:rsidR="002B094F" w:rsidRPr="00AC4CD8" w:rsidRDefault="002B094F" w:rsidP="00AC4CD8">
      <w:pPr>
        <w:pStyle w:val="Heading1"/>
        <w:ind w:left="562" w:hanging="562"/>
        <w:rPr>
          <w:rFonts w:ascii="Calibri" w:hAnsi="Calibri" w:cs="Calibri"/>
        </w:rPr>
      </w:pPr>
      <w:bookmarkStart w:id="37" w:name="_Toc338170479"/>
      <w:bookmarkStart w:id="38" w:name="_Toc375678228"/>
      <w:bookmarkStart w:id="39" w:name="_Toc418080062"/>
      <w:bookmarkStart w:id="40" w:name="_Toc421709912"/>
      <w:bookmarkStart w:id="41" w:name="_Toc450305910"/>
      <w:r w:rsidRPr="00AC4CD8">
        <w:rPr>
          <w:rFonts w:ascii="Calibri" w:hAnsi="Calibri" w:cs="Calibri"/>
        </w:rPr>
        <w:lastRenderedPageBreak/>
        <w:t>Constant Data Dictionary</w:t>
      </w:r>
      <w:bookmarkEnd w:id="37"/>
      <w:bookmarkEnd w:id="38"/>
      <w:bookmarkEnd w:id="39"/>
      <w:bookmarkEnd w:id="40"/>
      <w:bookmarkEnd w:id="41"/>
    </w:p>
    <w:p w:rsidR="00AC4CD8" w:rsidRPr="00DA5500" w:rsidRDefault="00AC4CD8" w:rsidP="00AC4CD8">
      <w:pPr>
        <w:pStyle w:val="Heading2"/>
        <w:spacing w:after="60"/>
        <w:rPr>
          <w:rFonts w:ascii="Calibri" w:hAnsi="Calibri"/>
        </w:rPr>
      </w:pPr>
      <w:bookmarkStart w:id="42" w:name="_Toc421011506"/>
      <w:bookmarkStart w:id="43" w:name="_Toc421786527"/>
      <w:bookmarkStart w:id="44" w:name="_Toc450305911"/>
      <w:bookmarkStart w:id="45" w:name="_Toc418080064"/>
      <w:r w:rsidRPr="00DA5500">
        <w:rPr>
          <w:rFonts w:ascii="Calibri" w:hAnsi="Calibri"/>
        </w:rPr>
        <w:t>Program (fixed) Constants</w:t>
      </w:r>
      <w:bookmarkEnd w:id="42"/>
      <w:bookmarkEnd w:id="43"/>
      <w:bookmarkEnd w:id="44"/>
    </w:p>
    <w:p w:rsidR="00AC4CD8" w:rsidRPr="00DA5500" w:rsidRDefault="00AC4CD8" w:rsidP="008F1EEF">
      <w:pPr>
        <w:pStyle w:val="Heading3"/>
      </w:pPr>
      <w:bookmarkStart w:id="46" w:name="_Toc450305912"/>
      <w:bookmarkEnd w:id="45"/>
      <w:r w:rsidRPr="00DA5500">
        <w:t>Embedded Constants</w:t>
      </w:r>
      <w:bookmarkEnd w:id="46"/>
    </w:p>
    <w:p w:rsidR="00AC4CD8" w:rsidRDefault="00AC4CD8" w:rsidP="00AC4CD8">
      <w:pPr>
        <w:pStyle w:val="Heading4"/>
        <w:rPr>
          <w:rFonts w:ascii="Calibri" w:hAnsi="Calibri"/>
        </w:rPr>
      </w:pPr>
      <w:r w:rsidRPr="00987B4A">
        <w:rPr>
          <w:rFonts w:ascii="Calibri" w:hAnsi="Calibri"/>
        </w:rPr>
        <w:t>Loc</w:t>
      </w:r>
      <w:r w:rsidRPr="002E3F2E">
        <w:rPr>
          <w:rFonts w:ascii="Calibri" w:hAnsi="Calibri"/>
        </w:rPr>
        <w:t>a</w:t>
      </w:r>
      <w:r w:rsidRPr="00987B4A">
        <w:rPr>
          <w:rFonts w:ascii="Calibri" w:hAnsi="Calibri"/>
        </w:rPr>
        <w:t>l Constants</w:t>
      </w:r>
    </w:p>
    <w:p w:rsidR="0028321C" w:rsidRPr="0028321C" w:rsidRDefault="0028321C" w:rsidP="0028321C">
      <w:pPr>
        <w:rPr>
          <w:lang w:bidi="ar-SA"/>
        </w:rPr>
      </w:pPr>
      <w:r>
        <w:rPr>
          <w:lang w:bidi="ar-SA"/>
        </w:rPr>
        <w:t>Values between the brackets [] are the ranges that the</w:t>
      </w:r>
      <w:r w:rsidR="002C4F02">
        <w:rPr>
          <w:lang w:bidi="ar-SA"/>
        </w:rPr>
        <w:t xml:space="preserve"> configurable</w:t>
      </w:r>
      <w:r>
        <w:rPr>
          <w:lang w:bidi="ar-SA"/>
        </w:rPr>
        <w:t xml:space="preserve"> constants could be defined as for a given integration. These values are generated by Configurator before the software build. </w:t>
      </w:r>
    </w:p>
    <w:tbl>
      <w:tblPr>
        <w:tblW w:w="865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225"/>
        <w:gridCol w:w="1827"/>
      </w:tblGrid>
      <w:tr w:rsidR="0028321C" w:rsidRPr="00AA38E8" w:rsidTr="0028321C">
        <w:tc>
          <w:tcPr>
            <w:tcW w:w="3888"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Units</w:t>
            </w:r>
          </w:p>
        </w:tc>
        <w:tc>
          <w:tcPr>
            <w:tcW w:w="1827"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Value</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Pr="00AA38E8" w:rsidRDefault="000D6773" w:rsidP="000D6773">
            <w:pPr>
              <w:spacing w:before="60" w:after="60"/>
              <w:jc w:val="center"/>
              <w:rPr>
                <w:rFonts w:cs="Calibri"/>
                <w:sz w:val="16"/>
                <w:szCs w:val="16"/>
              </w:rPr>
            </w:pPr>
            <w:del w:id="47" w:author="Kevin Smith" w:date="2018-05-14T12:10:00Z">
              <w:r w:rsidRPr="000D6773" w:rsidDel="003B5106">
                <w:rPr>
                  <w:rFonts w:cs="Calibri"/>
                  <w:sz w:val="16"/>
                  <w:szCs w:val="16"/>
                </w:rPr>
                <w:delText>MAXINITIDXCNT</w:delText>
              </w:r>
            </w:del>
            <w:ins w:id="48" w:author="Kevin Smith" w:date="2018-05-14T12:10:00Z">
              <w:r w:rsidR="003B5106" w:rsidRPr="000D6773">
                <w:rPr>
                  <w:rFonts w:cs="Calibri"/>
                  <w:sz w:val="16"/>
                  <w:szCs w:val="16"/>
                </w:rPr>
                <w:t>MAXINI</w:t>
              </w:r>
              <w:r w:rsidR="003B5106">
                <w:rPr>
                  <w:rFonts w:cs="Calibri"/>
                  <w:sz w:val="16"/>
                  <w:szCs w:val="16"/>
                </w:rPr>
                <w:t>N</w:t>
              </w:r>
              <w:r w:rsidR="003B5106" w:rsidRPr="000D6773">
                <w:rPr>
                  <w:rFonts w:cs="Calibri"/>
                  <w:sz w:val="16"/>
                  <w:szCs w:val="16"/>
                </w:rPr>
                <w:t>IDXCNT</w:t>
              </w:r>
            </w:ins>
            <w:r w:rsidRPr="000D6773">
              <w:rPr>
                <w:rFonts w:cs="Calibri"/>
                <w:sz w:val="16"/>
                <w:szCs w:val="16"/>
              </w:rPr>
              <w:t>_CNT_U08</w:t>
            </w:r>
          </w:p>
        </w:tc>
        <w:tc>
          <w:tcPr>
            <w:tcW w:w="1710"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Pr="00AA38E8" w:rsidRDefault="000D6773" w:rsidP="0028321C">
            <w:pPr>
              <w:spacing w:before="60" w:after="60"/>
              <w:jc w:val="center"/>
              <w:rPr>
                <w:rFonts w:cs="Calibri"/>
                <w:sz w:val="16"/>
                <w:szCs w:val="16"/>
              </w:rPr>
            </w:pPr>
            <w:r>
              <w:rPr>
                <w:rFonts w:cs="Calibri"/>
                <w:sz w:val="16"/>
                <w:szCs w:val="16"/>
              </w:rPr>
              <w:t>[0-255]</w:t>
            </w:r>
          </w:p>
        </w:tc>
      </w:tr>
      <w:tr w:rsidR="003B5106" w:rsidRPr="00AA38E8" w:rsidTr="0028321C">
        <w:trPr>
          <w:ins w:id="49" w:author="Kevin Smith" w:date="2018-05-14T12:09:00Z"/>
        </w:trPr>
        <w:tc>
          <w:tcPr>
            <w:tcW w:w="3888" w:type="dxa"/>
            <w:tcBorders>
              <w:top w:val="single" w:sz="6" w:space="0" w:color="auto"/>
              <w:left w:val="single" w:sz="6" w:space="0" w:color="auto"/>
              <w:bottom w:val="single" w:sz="6" w:space="0" w:color="auto"/>
              <w:right w:val="single" w:sz="6" w:space="0" w:color="auto"/>
            </w:tcBorders>
          </w:tcPr>
          <w:p w:rsidR="003B5106" w:rsidRPr="000D6773" w:rsidRDefault="003B5106" w:rsidP="000D6773">
            <w:pPr>
              <w:spacing w:before="60" w:after="60"/>
              <w:jc w:val="center"/>
              <w:rPr>
                <w:ins w:id="50" w:author="Kevin Smith" w:date="2018-05-14T12:09:00Z"/>
                <w:rFonts w:cs="Calibri"/>
                <w:sz w:val="16"/>
                <w:szCs w:val="16"/>
              </w:rPr>
            </w:pPr>
            <w:ins w:id="51" w:author="Kevin Smith" w:date="2018-05-14T12:10:00Z">
              <w:r w:rsidRPr="003B5106">
                <w:rPr>
                  <w:rFonts w:cs="Calibri"/>
                  <w:sz w:val="16"/>
                  <w:szCs w:val="16"/>
                </w:rPr>
                <w:t>MAXININOPTSETAIDXCNT_CNT_U08</w:t>
              </w:r>
            </w:ins>
          </w:p>
        </w:tc>
        <w:tc>
          <w:tcPr>
            <w:tcW w:w="1710" w:type="dxa"/>
            <w:tcBorders>
              <w:top w:val="single" w:sz="6" w:space="0" w:color="auto"/>
              <w:left w:val="single" w:sz="6" w:space="0" w:color="auto"/>
              <w:bottom w:val="single" w:sz="6" w:space="0" w:color="auto"/>
              <w:right w:val="single" w:sz="6" w:space="0" w:color="auto"/>
            </w:tcBorders>
          </w:tcPr>
          <w:p w:rsidR="003B5106" w:rsidRDefault="003B5106" w:rsidP="000D6773">
            <w:pPr>
              <w:spacing w:before="60" w:after="60"/>
              <w:jc w:val="center"/>
              <w:rPr>
                <w:ins w:id="52" w:author="Kevin Smith" w:date="2018-05-14T12:09:00Z"/>
                <w:rFonts w:cs="Calibri"/>
                <w:sz w:val="16"/>
                <w:szCs w:val="16"/>
              </w:rPr>
            </w:pPr>
            <w:ins w:id="53" w:author="Kevin Smith" w:date="2018-05-14T12:10:00Z">
              <w:r>
                <w:rPr>
                  <w:rFonts w:cs="Calibri"/>
                  <w:sz w:val="16"/>
                  <w:szCs w:val="16"/>
                </w:rPr>
                <w:t>Uint8</w:t>
              </w:r>
            </w:ins>
          </w:p>
        </w:tc>
        <w:tc>
          <w:tcPr>
            <w:tcW w:w="1225" w:type="dxa"/>
            <w:tcBorders>
              <w:top w:val="single" w:sz="6" w:space="0" w:color="auto"/>
              <w:left w:val="single" w:sz="6" w:space="0" w:color="auto"/>
              <w:bottom w:val="single" w:sz="6" w:space="0" w:color="auto"/>
              <w:right w:val="single" w:sz="6" w:space="0" w:color="auto"/>
            </w:tcBorders>
          </w:tcPr>
          <w:p w:rsidR="003B5106" w:rsidRDefault="003B5106" w:rsidP="0028321C">
            <w:pPr>
              <w:spacing w:before="60" w:after="60"/>
              <w:jc w:val="center"/>
              <w:rPr>
                <w:ins w:id="54" w:author="Kevin Smith" w:date="2018-05-14T12:09:00Z"/>
                <w:rFonts w:cs="Calibri"/>
                <w:sz w:val="16"/>
                <w:szCs w:val="16"/>
              </w:rPr>
            </w:pPr>
            <w:proofErr w:type="spellStart"/>
            <w:ins w:id="55" w:author="Kevin Smith" w:date="2018-05-14T12:10:00Z">
              <w:r>
                <w:rPr>
                  <w:rFonts w:cs="Calibri"/>
                  <w:sz w:val="16"/>
                  <w:szCs w:val="16"/>
                </w:rPr>
                <w:t>Cnt</w:t>
              </w:r>
            </w:ins>
            <w:proofErr w:type="spellEnd"/>
          </w:p>
        </w:tc>
        <w:tc>
          <w:tcPr>
            <w:tcW w:w="1827" w:type="dxa"/>
            <w:tcBorders>
              <w:top w:val="single" w:sz="6" w:space="0" w:color="auto"/>
              <w:left w:val="single" w:sz="6" w:space="0" w:color="auto"/>
              <w:bottom w:val="single" w:sz="6" w:space="0" w:color="auto"/>
              <w:right w:val="single" w:sz="6" w:space="0" w:color="auto"/>
            </w:tcBorders>
          </w:tcPr>
          <w:p w:rsidR="003B5106" w:rsidRDefault="003B5106" w:rsidP="0028321C">
            <w:pPr>
              <w:spacing w:before="60" w:after="60"/>
              <w:jc w:val="center"/>
              <w:rPr>
                <w:ins w:id="56" w:author="Kevin Smith" w:date="2018-05-14T12:09:00Z"/>
                <w:rFonts w:cs="Calibri"/>
                <w:sz w:val="16"/>
                <w:szCs w:val="16"/>
              </w:rPr>
            </w:pPr>
            <w:ins w:id="57" w:author="Kevin Smith" w:date="2018-05-14T12:10:00Z">
              <w:r>
                <w:rPr>
                  <w:rFonts w:cs="Calibri"/>
                  <w:sz w:val="16"/>
                  <w:szCs w:val="16"/>
                </w:rPr>
                <w:t>[</w:t>
              </w:r>
            </w:ins>
            <w:ins w:id="58" w:author="Kevin Smith" w:date="2018-05-15T09:24:00Z">
              <w:r w:rsidR="00247961">
                <w:rPr>
                  <w:rFonts w:cs="Calibri"/>
                  <w:sz w:val="16"/>
                  <w:szCs w:val="16"/>
                </w:rPr>
                <w:t>0</w:t>
              </w:r>
            </w:ins>
            <w:ins w:id="59" w:author="Kevin Smith" w:date="2018-05-14T12:10:00Z">
              <w:r>
                <w:rPr>
                  <w:rFonts w:cs="Calibri"/>
                  <w:sz w:val="16"/>
                  <w:szCs w:val="16"/>
                </w:rPr>
                <w:t>-255]</w:t>
              </w:r>
            </w:ins>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sidRPr="000D6773">
              <w:rPr>
                <w:rFonts w:cs="Calibri"/>
                <w:sz w:val="16"/>
                <w:szCs w:val="16"/>
              </w:rPr>
              <w:t>MAXRTIDXCNT_CNT_U08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[0-255]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sidRPr="000D6773">
              <w:rPr>
                <w:rFonts w:cs="Calibri"/>
                <w:sz w:val="16"/>
                <w:szCs w:val="16"/>
              </w:rPr>
              <w:t>MAXONLINECALCFGCNT_CNT_U08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0D6773">
            <w:pPr>
              <w:spacing w:before="60" w:after="60"/>
              <w:jc w:val="center"/>
              <w:rPr>
                <w:rFonts w:cs="Calibri"/>
                <w:sz w:val="16"/>
                <w:szCs w:val="16"/>
              </w:rPr>
            </w:pPr>
            <w:r>
              <w:rPr>
                <w:rFonts w:cs="Calibri"/>
                <w:sz w:val="16"/>
                <w:szCs w:val="16"/>
              </w:rPr>
              <w:t>Uint</w:t>
            </w:r>
            <w:r w:rsidR="000D6773">
              <w:rPr>
                <w:rFonts w:cs="Calibri"/>
                <w:sz w:val="16"/>
                <w:szCs w:val="16"/>
              </w:rPr>
              <w: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0D6773">
            <w:pPr>
              <w:spacing w:before="60" w:after="60"/>
              <w:jc w:val="center"/>
              <w:rPr>
                <w:rFonts w:cs="Calibri"/>
                <w:sz w:val="16"/>
                <w:szCs w:val="16"/>
              </w:rPr>
            </w:pPr>
            <w:r>
              <w:rPr>
                <w:rFonts w:cs="Calibri"/>
                <w:sz w:val="16"/>
                <w:szCs w:val="16"/>
              </w:rPr>
              <w:t>[0-255]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sidRPr="000D6773">
              <w:rPr>
                <w:rFonts w:cs="Calibri"/>
                <w:sz w:val="16"/>
                <w:szCs w:val="16"/>
              </w:rPr>
              <w:t>ONLINECALGROUPS_CNT_U08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[0-255]</w:t>
            </w:r>
          </w:p>
        </w:tc>
      </w:tr>
      <w:tr w:rsidR="00CE3348" w:rsidRPr="00AA38E8" w:rsidTr="0028321C">
        <w:tc>
          <w:tcPr>
            <w:tcW w:w="3888" w:type="dxa"/>
            <w:tcBorders>
              <w:top w:val="single" w:sz="6" w:space="0" w:color="auto"/>
              <w:left w:val="single" w:sz="6" w:space="0" w:color="auto"/>
              <w:bottom w:val="single" w:sz="6" w:space="0" w:color="auto"/>
              <w:right w:val="single" w:sz="6" w:space="0" w:color="auto"/>
            </w:tcBorders>
          </w:tcPr>
          <w:p w:rsidR="00CE3348" w:rsidRDefault="000D6773" w:rsidP="0028321C">
            <w:pPr>
              <w:spacing w:before="60" w:after="60"/>
              <w:jc w:val="center"/>
              <w:rPr>
                <w:rFonts w:cs="Calibri"/>
                <w:sz w:val="16"/>
                <w:szCs w:val="16"/>
              </w:rPr>
            </w:pPr>
            <w:r w:rsidRPr="000D6773">
              <w:rPr>
                <w:rFonts w:cs="Calibri"/>
                <w:sz w:val="16"/>
                <w:szCs w:val="16"/>
              </w:rPr>
              <w:t>ONLINECALRAMTBL_CNT_U16</w:t>
            </w:r>
          </w:p>
        </w:tc>
        <w:tc>
          <w:tcPr>
            <w:tcW w:w="1710" w:type="dxa"/>
            <w:tcBorders>
              <w:top w:val="single" w:sz="6" w:space="0" w:color="auto"/>
              <w:left w:val="single" w:sz="6" w:space="0" w:color="auto"/>
              <w:bottom w:val="single" w:sz="6" w:space="0" w:color="auto"/>
              <w:right w:val="single" w:sz="6" w:space="0" w:color="auto"/>
            </w:tcBorders>
          </w:tcPr>
          <w:p w:rsidR="00CE3348" w:rsidRDefault="000D6773" w:rsidP="000D6773">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CE3348" w:rsidRDefault="000D6773" w:rsidP="0028321C">
            <w:pPr>
              <w:spacing w:before="60" w:after="60"/>
              <w:jc w:val="center"/>
              <w:rPr>
                <w:rFonts w:cs="Calibri"/>
                <w:sz w:val="16"/>
                <w:szCs w:val="16"/>
              </w:rPr>
            </w:pPr>
            <w:r>
              <w:rPr>
                <w:rFonts w:cs="Calibri"/>
                <w:sz w:val="16"/>
                <w:szCs w:val="16"/>
              </w:rPr>
              <w:t>[0-65535]</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069C0" w:rsidP="000D6773">
            <w:pPr>
              <w:spacing w:before="60" w:after="60"/>
              <w:jc w:val="center"/>
              <w:rPr>
                <w:rFonts w:cs="Calibri"/>
                <w:sz w:val="16"/>
                <w:szCs w:val="16"/>
              </w:rPr>
            </w:pPr>
            <w:r w:rsidRPr="002069C0">
              <w:rPr>
                <w:rFonts w:cs="Calibri"/>
                <w:sz w:val="16"/>
                <w:szCs w:val="16"/>
              </w:rPr>
              <w:t>PRMPTRTBLSIZEINWORD_CNT_U16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proofErr w:type="spellStart"/>
            <w:r>
              <w:rPr>
                <w:rFonts w:cs="Calibri"/>
                <w:sz w:val="16"/>
                <w:szCs w:val="16"/>
              </w:rPr>
              <w:t>Cnt</w:t>
            </w:r>
            <w:proofErr w:type="spellEnd"/>
          </w:p>
        </w:tc>
        <w:tc>
          <w:tcPr>
            <w:tcW w:w="1827" w:type="dxa"/>
            <w:tcBorders>
              <w:top w:val="single" w:sz="6" w:space="0" w:color="auto"/>
              <w:left w:val="single" w:sz="6" w:space="0" w:color="auto"/>
              <w:bottom w:val="single" w:sz="6" w:space="0" w:color="auto"/>
              <w:right w:val="single" w:sz="6" w:space="0" w:color="auto"/>
            </w:tcBorders>
          </w:tcPr>
          <w:p w:rsidR="0028321C" w:rsidRDefault="000D6773" w:rsidP="0028321C">
            <w:pPr>
              <w:spacing w:before="60" w:after="60"/>
              <w:jc w:val="center"/>
              <w:rPr>
                <w:rFonts w:cs="Calibri"/>
                <w:sz w:val="16"/>
                <w:szCs w:val="16"/>
              </w:rPr>
            </w:pPr>
            <w:r>
              <w:rPr>
                <w:rFonts w:cs="Calibri"/>
                <w:sz w:val="16"/>
                <w:szCs w:val="16"/>
              </w:rPr>
              <w:t>[0-65535]</w:t>
            </w:r>
          </w:p>
        </w:tc>
      </w:tr>
    </w:tbl>
    <w:p w:rsidR="0028321C" w:rsidRPr="00DA5500" w:rsidRDefault="0028321C" w:rsidP="0028321C">
      <w:pPr>
        <w:pStyle w:val="Heading2"/>
        <w:spacing w:after="60"/>
        <w:rPr>
          <w:rFonts w:ascii="Calibri" w:hAnsi="Calibri"/>
        </w:rPr>
      </w:pPr>
      <w:bookmarkStart w:id="60" w:name="_Toc450305913"/>
      <w:r>
        <w:rPr>
          <w:rFonts w:ascii="Calibri" w:hAnsi="Calibri"/>
        </w:rPr>
        <w:t>Variable Data Dictionary</w:t>
      </w:r>
      <w:bookmarkEnd w:id="60"/>
    </w:p>
    <w:p w:rsidR="0028321C" w:rsidRDefault="0028321C" w:rsidP="0028321C">
      <w:pPr>
        <w:rPr>
          <w:lang w:bidi="ar-SA"/>
        </w:rPr>
      </w:pPr>
      <w:r>
        <w:rPr>
          <w:lang w:bidi="ar-SA"/>
        </w:rPr>
        <w:t xml:space="preserve">The following type definitions are found in the private header of this component. </w:t>
      </w:r>
    </w:p>
    <w:p w:rsidR="0028321C" w:rsidRDefault="0028321C" w:rsidP="008F1EEF">
      <w:pPr>
        <w:pStyle w:val="Heading3"/>
      </w:pPr>
      <w:bookmarkStart w:id="61" w:name="_Toc450305914"/>
      <w:r>
        <w:t>User Defined Typedef Definition/Declaration</w:t>
      </w:r>
      <w:bookmarkEnd w:id="61"/>
    </w:p>
    <w:p w:rsidR="000D6773" w:rsidRPr="00AA38E8" w:rsidRDefault="001E3007" w:rsidP="000D6773">
      <w:pPr>
        <w:pStyle w:val="Heading2"/>
        <w:numPr>
          <w:ilvl w:val="3"/>
          <w:numId w:val="11"/>
        </w:numPr>
        <w:spacing w:after="60"/>
        <w:rPr>
          <w:rFonts w:ascii="Calibri" w:hAnsi="Calibri" w:cs="Calibri"/>
        </w:rPr>
      </w:pPr>
      <w:bookmarkStart w:id="62" w:name="_Toc450305915"/>
      <w:r>
        <w:rPr>
          <w:rFonts w:ascii="Calibri" w:hAnsi="Calibri" w:cs="Calibri"/>
        </w:rPr>
        <w:t>Static Structures</w:t>
      </w:r>
      <w:bookmarkEnd w:id="62"/>
    </w:p>
    <w:p w:rsidR="000D6773" w:rsidRPr="000D6773" w:rsidRDefault="000D6773" w:rsidP="00C36EAD">
      <w:pPr>
        <w:rPr>
          <w:lang w:bidi="ar-SA"/>
        </w:rPr>
      </w:pPr>
      <w:r>
        <w:rPr>
          <w:lang w:bidi="ar-SA"/>
        </w:rPr>
        <w:t>The following table contains structures are static in their definition. However, internal elements may change based on the configuration of the project but the high level content is the same. These elements are described at the bottom of the table.</w:t>
      </w:r>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250"/>
        <w:gridCol w:w="1973"/>
        <w:gridCol w:w="1126"/>
        <w:gridCol w:w="1126"/>
      </w:tblGrid>
      <w:tr w:rsidR="0028321C" w:rsidRPr="00AA38E8" w:rsidTr="00841C12">
        <w:tc>
          <w:tcPr>
            <w:tcW w:w="3348"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Typedef Name</w:t>
            </w:r>
          </w:p>
        </w:tc>
        <w:tc>
          <w:tcPr>
            <w:tcW w:w="2250"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973"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User Defined Type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(min)</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(max)</w:t>
            </w:r>
          </w:p>
        </w:tc>
      </w:tr>
      <w:tr w:rsidR="0028321C" w:rsidRPr="00AA38E8" w:rsidTr="00841C12">
        <w:tc>
          <w:tcPr>
            <w:tcW w:w="3348" w:type="dxa"/>
          </w:tcPr>
          <w:p w:rsidR="0028321C" w:rsidRPr="00AA38E8" w:rsidRDefault="000D6773" w:rsidP="0028321C">
            <w:pPr>
              <w:spacing w:before="60" w:after="60"/>
              <w:rPr>
                <w:rFonts w:cs="Calibri"/>
                <w:sz w:val="16"/>
              </w:rPr>
            </w:pPr>
            <w:r w:rsidRPr="000D6773">
              <w:rPr>
                <w:rFonts w:cs="Calibri"/>
                <w:sz w:val="16"/>
              </w:rPr>
              <w:t>TunSelnRamTblRec1</w:t>
            </w:r>
          </w:p>
        </w:tc>
        <w:tc>
          <w:tcPr>
            <w:tcW w:w="2250" w:type="dxa"/>
          </w:tcPr>
          <w:p w:rsidR="0028321C" w:rsidRPr="00AA38E8" w:rsidRDefault="000D6773" w:rsidP="0028321C">
            <w:pPr>
              <w:spacing w:before="60" w:after="60"/>
              <w:rPr>
                <w:rFonts w:cs="Calibri"/>
                <w:sz w:val="16"/>
              </w:rPr>
            </w:pPr>
            <w:proofErr w:type="spellStart"/>
            <w:r w:rsidRPr="000D6773">
              <w:rPr>
                <w:rFonts w:cs="Calibri"/>
                <w:sz w:val="16"/>
              </w:rPr>
              <w:t>PrmRefTblPtr</w:t>
            </w:r>
            <w:proofErr w:type="spellEnd"/>
          </w:p>
        </w:tc>
        <w:tc>
          <w:tcPr>
            <w:tcW w:w="1973" w:type="dxa"/>
          </w:tcPr>
          <w:p w:rsidR="0028321C" w:rsidRPr="00AA38E8" w:rsidRDefault="000D6773" w:rsidP="0028321C">
            <w:pPr>
              <w:spacing w:before="60" w:after="60"/>
              <w:rPr>
                <w:rFonts w:cs="Calibri"/>
                <w:sz w:val="16"/>
              </w:rPr>
            </w:pPr>
            <w:proofErr w:type="spellStart"/>
            <w:r w:rsidRPr="000D6773">
              <w:rPr>
                <w:rFonts w:cs="Calibri"/>
                <w:sz w:val="16"/>
              </w:rPr>
              <w:t>Rte_ParameterRefTabType</w:t>
            </w:r>
            <w:proofErr w:type="spellEnd"/>
          </w:p>
        </w:tc>
        <w:tc>
          <w:tcPr>
            <w:tcW w:w="1126" w:type="dxa"/>
          </w:tcPr>
          <w:p w:rsidR="0028321C" w:rsidRPr="00AA38E8" w:rsidRDefault="000D6773" w:rsidP="0028321C">
            <w:pPr>
              <w:spacing w:before="60" w:after="60"/>
              <w:rPr>
                <w:rFonts w:cs="Calibri"/>
                <w:sz w:val="16"/>
              </w:rPr>
            </w:pPr>
            <w:r>
              <w:rPr>
                <w:rFonts w:cs="Calibri"/>
                <w:sz w:val="16"/>
              </w:rPr>
              <w:t>N/A</w:t>
            </w:r>
          </w:p>
        </w:tc>
        <w:tc>
          <w:tcPr>
            <w:tcW w:w="1126" w:type="dxa"/>
          </w:tcPr>
          <w:p w:rsidR="0028321C" w:rsidRPr="00AA38E8" w:rsidRDefault="000D6773" w:rsidP="0028321C">
            <w:pPr>
              <w:spacing w:before="60" w:after="60"/>
              <w:rPr>
                <w:rFonts w:cs="Calibri"/>
                <w:sz w:val="16"/>
              </w:rPr>
            </w:pPr>
            <w:r>
              <w:rPr>
                <w:rFonts w:cs="Calibri"/>
                <w:sz w:val="16"/>
              </w:rPr>
              <w:t>N/A</w:t>
            </w:r>
          </w:p>
        </w:tc>
      </w:tr>
      <w:tr w:rsidR="00CE3348" w:rsidRPr="00AA38E8" w:rsidTr="00841C12">
        <w:tc>
          <w:tcPr>
            <w:tcW w:w="3348" w:type="dxa"/>
          </w:tcPr>
          <w:p w:rsidR="00CE3348" w:rsidRDefault="00CE3348" w:rsidP="0028321C">
            <w:pPr>
              <w:spacing w:before="60" w:after="60"/>
              <w:rPr>
                <w:rFonts w:cs="Calibri"/>
                <w:sz w:val="16"/>
              </w:rPr>
            </w:pPr>
          </w:p>
        </w:tc>
        <w:tc>
          <w:tcPr>
            <w:tcW w:w="2250" w:type="dxa"/>
          </w:tcPr>
          <w:p w:rsidR="00CE3348" w:rsidRDefault="000D6773" w:rsidP="0028321C">
            <w:pPr>
              <w:spacing w:before="60" w:after="60"/>
              <w:rPr>
                <w:rFonts w:cs="Calibri"/>
                <w:sz w:val="16"/>
              </w:rPr>
            </w:pPr>
            <w:r w:rsidRPr="000D6773">
              <w:rPr>
                <w:rFonts w:cs="Calibri"/>
                <w:sz w:val="16"/>
              </w:rPr>
              <w:t>PrmTblCrc_u32</w:t>
            </w:r>
          </w:p>
        </w:tc>
        <w:tc>
          <w:tcPr>
            <w:tcW w:w="1973" w:type="dxa"/>
          </w:tcPr>
          <w:p w:rsidR="00CE3348" w:rsidRDefault="000D6773" w:rsidP="0028321C">
            <w:pPr>
              <w:spacing w:before="60" w:after="60"/>
              <w:rPr>
                <w:rFonts w:cs="Calibri"/>
                <w:sz w:val="16"/>
              </w:rPr>
            </w:pPr>
            <w:r>
              <w:rPr>
                <w:rFonts w:cs="Calibri"/>
                <w:sz w:val="16"/>
              </w:rPr>
              <w:t>Uint32</w:t>
            </w:r>
          </w:p>
        </w:tc>
        <w:tc>
          <w:tcPr>
            <w:tcW w:w="1126" w:type="dxa"/>
          </w:tcPr>
          <w:p w:rsidR="00CE3348" w:rsidRDefault="000D6773" w:rsidP="0028321C">
            <w:pPr>
              <w:spacing w:before="60" w:after="60"/>
              <w:rPr>
                <w:rFonts w:cs="Calibri"/>
                <w:sz w:val="16"/>
              </w:rPr>
            </w:pPr>
            <w:r>
              <w:rPr>
                <w:rFonts w:cs="Calibri"/>
                <w:sz w:val="16"/>
              </w:rPr>
              <w:t>0</w:t>
            </w:r>
          </w:p>
        </w:tc>
        <w:tc>
          <w:tcPr>
            <w:tcW w:w="1126" w:type="dxa"/>
          </w:tcPr>
          <w:p w:rsidR="00CE3348" w:rsidRDefault="000D6773" w:rsidP="0028321C">
            <w:pPr>
              <w:spacing w:before="60" w:after="60"/>
              <w:rPr>
                <w:rFonts w:cs="Calibri"/>
                <w:sz w:val="16"/>
              </w:rPr>
            </w:pPr>
            <w:r w:rsidRPr="000D6773">
              <w:rPr>
                <w:rFonts w:cs="Calibri"/>
                <w:sz w:val="16"/>
              </w:rPr>
              <w:t>4294967295</w:t>
            </w:r>
          </w:p>
        </w:tc>
      </w:tr>
      <w:tr w:rsidR="0082750A" w:rsidRPr="00AA38E8" w:rsidTr="00841C12">
        <w:tc>
          <w:tcPr>
            <w:tcW w:w="3348" w:type="dxa"/>
          </w:tcPr>
          <w:p w:rsidR="0082750A" w:rsidDel="000D6773" w:rsidRDefault="0082750A" w:rsidP="0028321C">
            <w:pPr>
              <w:spacing w:before="60" w:after="60"/>
              <w:rPr>
                <w:rFonts w:cs="Calibri"/>
                <w:sz w:val="16"/>
              </w:rPr>
            </w:pPr>
            <w:r w:rsidRPr="000D6773">
              <w:rPr>
                <w:rFonts w:cs="Calibri"/>
                <w:sz w:val="16"/>
              </w:rPr>
              <w:t>TunSelnIdxTblRec1</w:t>
            </w:r>
          </w:p>
        </w:tc>
        <w:tc>
          <w:tcPr>
            <w:tcW w:w="2250" w:type="dxa"/>
          </w:tcPr>
          <w:p w:rsidR="0082750A" w:rsidRPr="000D6773" w:rsidRDefault="0082750A" w:rsidP="0028321C">
            <w:pPr>
              <w:spacing w:before="60" w:after="60"/>
              <w:rPr>
                <w:rFonts w:cs="Calibri"/>
                <w:sz w:val="16"/>
              </w:rPr>
            </w:pPr>
            <w:r w:rsidRPr="000D6773">
              <w:rPr>
                <w:rFonts w:cs="Calibri"/>
                <w:sz w:val="16"/>
              </w:rPr>
              <w:t>SrcIdx_u</w:t>
            </w:r>
            <w:r>
              <w:rPr>
                <w:rFonts w:cs="Calibri"/>
                <w:sz w:val="16"/>
              </w:rPr>
              <w:t>16</w:t>
            </w:r>
          </w:p>
        </w:tc>
        <w:tc>
          <w:tcPr>
            <w:tcW w:w="1973" w:type="dxa"/>
          </w:tcPr>
          <w:p w:rsidR="0082750A" w:rsidDel="000D6773" w:rsidRDefault="0082750A" w:rsidP="0028321C">
            <w:pPr>
              <w:spacing w:before="60" w:after="60"/>
              <w:rPr>
                <w:rFonts w:cs="Calibri"/>
                <w:sz w:val="16"/>
              </w:rPr>
            </w:pPr>
            <w:r>
              <w:rPr>
                <w:rFonts w:cs="Calibri"/>
                <w:sz w:val="16"/>
              </w:rPr>
              <w:t>Uint16</w:t>
            </w:r>
          </w:p>
        </w:tc>
        <w:tc>
          <w:tcPr>
            <w:tcW w:w="1126" w:type="dxa"/>
          </w:tcPr>
          <w:p w:rsidR="0082750A" w:rsidDel="000D6773" w:rsidRDefault="0082750A" w:rsidP="0028321C">
            <w:pPr>
              <w:spacing w:before="60" w:after="60"/>
              <w:rPr>
                <w:rFonts w:cs="Calibri"/>
                <w:sz w:val="16"/>
              </w:rPr>
            </w:pPr>
            <w:r>
              <w:rPr>
                <w:rFonts w:cs="Calibri"/>
                <w:sz w:val="16"/>
              </w:rPr>
              <w:t>0</w:t>
            </w:r>
          </w:p>
        </w:tc>
        <w:tc>
          <w:tcPr>
            <w:tcW w:w="1126" w:type="dxa"/>
          </w:tcPr>
          <w:p w:rsidR="0082750A" w:rsidRPr="000D6773" w:rsidRDefault="0082750A" w:rsidP="0028321C">
            <w:pPr>
              <w:spacing w:before="60" w:after="60"/>
              <w:rPr>
                <w:rFonts w:cs="Calibri"/>
                <w:sz w:val="16"/>
              </w:rPr>
            </w:pPr>
            <w:r>
              <w:rPr>
                <w:rFonts w:cs="Calibri"/>
                <w:sz w:val="16"/>
              </w:rPr>
              <w:t>65535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DestIdx_u</w:t>
            </w:r>
            <w:r>
              <w:rPr>
                <w:rFonts w:cs="Calibri"/>
                <w:sz w:val="16"/>
              </w:rPr>
              <w:t>16</w:t>
            </w:r>
          </w:p>
        </w:tc>
        <w:tc>
          <w:tcPr>
            <w:tcW w:w="1973" w:type="dxa"/>
          </w:tcPr>
          <w:p w:rsidR="0082750A" w:rsidDel="000D6773" w:rsidRDefault="0082750A" w:rsidP="0028321C">
            <w:pPr>
              <w:spacing w:before="60" w:after="60"/>
              <w:rPr>
                <w:rFonts w:cs="Calibri"/>
                <w:sz w:val="16"/>
              </w:rPr>
            </w:pPr>
            <w:r>
              <w:rPr>
                <w:rFonts w:cs="Calibri"/>
                <w:sz w:val="16"/>
              </w:rPr>
              <w:t>Uint16</w:t>
            </w:r>
          </w:p>
        </w:tc>
        <w:tc>
          <w:tcPr>
            <w:tcW w:w="1126" w:type="dxa"/>
          </w:tcPr>
          <w:p w:rsidR="0082750A" w:rsidDel="000D6773" w:rsidRDefault="0082750A" w:rsidP="0028321C">
            <w:pPr>
              <w:spacing w:before="60" w:after="60"/>
              <w:rPr>
                <w:rFonts w:cs="Calibri"/>
                <w:sz w:val="16"/>
              </w:rPr>
            </w:pPr>
            <w:r>
              <w:rPr>
                <w:rFonts w:cs="Calibri"/>
                <w:sz w:val="16"/>
              </w:rPr>
              <w:t>0</w:t>
            </w:r>
          </w:p>
        </w:tc>
        <w:tc>
          <w:tcPr>
            <w:tcW w:w="1126" w:type="dxa"/>
          </w:tcPr>
          <w:p w:rsidR="0082750A" w:rsidRPr="000D6773" w:rsidRDefault="0082750A" w:rsidP="0028321C">
            <w:pPr>
              <w:spacing w:before="60" w:after="60"/>
              <w:rPr>
                <w:rFonts w:cs="Calibri"/>
                <w:sz w:val="16"/>
              </w:rPr>
            </w:pPr>
            <w:r>
              <w:rPr>
                <w:rFonts w:cs="Calibri"/>
                <w:sz w:val="16"/>
              </w:rPr>
              <w:t>65535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SigIdx_u08</w:t>
            </w:r>
          </w:p>
        </w:tc>
        <w:tc>
          <w:tcPr>
            <w:tcW w:w="1973" w:type="dxa"/>
          </w:tcPr>
          <w:p w:rsidR="0082750A" w:rsidDel="000D6773" w:rsidRDefault="0082750A" w:rsidP="0028321C">
            <w:pPr>
              <w:spacing w:before="60" w:after="60"/>
              <w:rPr>
                <w:rFonts w:cs="Calibri"/>
                <w:sz w:val="16"/>
              </w:rPr>
            </w:pPr>
            <w:r>
              <w:rPr>
                <w:rFonts w:cs="Calibri"/>
                <w:sz w:val="16"/>
              </w:rPr>
              <w:t>Uint8</w:t>
            </w:r>
          </w:p>
        </w:tc>
        <w:tc>
          <w:tcPr>
            <w:tcW w:w="1126" w:type="dxa"/>
          </w:tcPr>
          <w:p w:rsidR="0082750A" w:rsidDel="000D6773" w:rsidRDefault="0082750A" w:rsidP="0028321C">
            <w:pPr>
              <w:spacing w:before="60" w:after="60"/>
              <w:rPr>
                <w:rFonts w:cs="Calibri"/>
                <w:sz w:val="16"/>
              </w:rPr>
            </w:pPr>
            <w:r>
              <w:rPr>
                <w:rFonts w:cs="Calibri"/>
                <w:sz w:val="16"/>
              </w:rPr>
              <w:t>0</w:t>
            </w:r>
          </w:p>
        </w:tc>
        <w:tc>
          <w:tcPr>
            <w:tcW w:w="1126" w:type="dxa"/>
          </w:tcPr>
          <w:p w:rsidR="0082750A" w:rsidRPr="000D6773" w:rsidRDefault="0082750A" w:rsidP="0028321C">
            <w:pPr>
              <w:spacing w:before="60" w:after="60"/>
              <w:rPr>
                <w:rFonts w:cs="Calibri"/>
                <w:sz w:val="16"/>
              </w:rPr>
            </w:pPr>
            <w:r>
              <w:rPr>
                <w:rFonts w:cs="Calibri"/>
                <w:sz w:val="16"/>
              </w:rPr>
              <w:t>255</w:t>
            </w:r>
          </w:p>
        </w:tc>
      </w:tr>
      <w:tr w:rsidR="0082750A" w:rsidRPr="00AA38E8" w:rsidTr="00841C12">
        <w:tc>
          <w:tcPr>
            <w:tcW w:w="3348" w:type="dxa"/>
          </w:tcPr>
          <w:p w:rsidR="0082750A" w:rsidRPr="000D6773" w:rsidRDefault="0082750A" w:rsidP="0028321C">
            <w:pPr>
              <w:spacing w:before="60" w:after="60"/>
              <w:rPr>
                <w:rFonts w:cs="Calibri"/>
                <w:sz w:val="16"/>
              </w:rPr>
            </w:pPr>
            <w:r w:rsidRPr="000D6773">
              <w:rPr>
                <w:rFonts w:cs="Calibri"/>
                <w:sz w:val="16"/>
              </w:rPr>
              <w:t>TunSelnOnlineCalIdxTblRec1</w:t>
            </w:r>
          </w:p>
        </w:tc>
        <w:tc>
          <w:tcPr>
            <w:tcW w:w="2250" w:type="dxa"/>
          </w:tcPr>
          <w:p w:rsidR="0082750A" w:rsidRPr="000D6773" w:rsidRDefault="0082750A" w:rsidP="0028321C">
            <w:pPr>
              <w:spacing w:before="60" w:after="60"/>
              <w:rPr>
                <w:rFonts w:cs="Calibri"/>
                <w:sz w:val="16"/>
              </w:rPr>
            </w:pPr>
            <w:r w:rsidRPr="000D6773">
              <w:rPr>
                <w:rFonts w:cs="Calibri"/>
                <w:sz w:val="16"/>
              </w:rPr>
              <w:t>RamStructPtr_u08</w:t>
            </w:r>
          </w:p>
        </w:tc>
        <w:tc>
          <w:tcPr>
            <w:tcW w:w="1973" w:type="dxa"/>
          </w:tcPr>
          <w:p w:rsidR="0082750A" w:rsidRDefault="0082750A" w:rsidP="0028321C">
            <w:pPr>
              <w:spacing w:before="60" w:after="60"/>
              <w:rPr>
                <w:rFonts w:cs="Calibri"/>
                <w:sz w:val="16"/>
              </w:rPr>
            </w:pPr>
            <w:r>
              <w:rPr>
                <w:rFonts w:cs="Calibri"/>
                <w:sz w:val="16"/>
              </w:rPr>
              <w:t>UInt8*</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r>
              <w:rPr>
                <w:rFonts w:cs="Calibri"/>
                <w:sz w:val="16"/>
              </w:rPr>
              <w:t>255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StructSize_u16</w:t>
            </w:r>
          </w:p>
        </w:tc>
        <w:tc>
          <w:tcPr>
            <w:tcW w:w="1973" w:type="dxa"/>
          </w:tcPr>
          <w:p w:rsidR="0082750A" w:rsidRDefault="0082750A" w:rsidP="0028321C">
            <w:pPr>
              <w:spacing w:before="60" w:after="60"/>
              <w:rPr>
                <w:rFonts w:cs="Calibri"/>
                <w:sz w:val="16"/>
              </w:rPr>
            </w:pPr>
            <w:r>
              <w:rPr>
                <w:rFonts w:cs="Calibri"/>
                <w:sz w:val="16"/>
              </w:rPr>
              <w:t>Uint16</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r>
              <w:rPr>
                <w:rFonts w:cs="Calibri"/>
                <w:sz w:val="16"/>
              </w:rPr>
              <w:t>65535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TblIdx_u</w:t>
            </w:r>
            <w:r>
              <w:rPr>
                <w:rFonts w:cs="Calibri"/>
                <w:sz w:val="16"/>
              </w:rPr>
              <w:t>16</w:t>
            </w:r>
          </w:p>
        </w:tc>
        <w:tc>
          <w:tcPr>
            <w:tcW w:w="1973" w:type="dxa"/>
          </w:tcPr>
          <w:p w:rsidR="0082750A" w:rsidRDefault="0082750A" w:rsidP="0082750A">
            <w:pPr>
              <w:spacing w:before="60" w:after="60"/>
              <w:rPr>
                <w:rFonts w:cs="Calibri"/>
                <w:sz w:val="16"/>
              </w:rPr>
            </w:pPr>
            <w:r>
              <w:rPr>
                <w:rFonts w:cs="Calibri"/>
                <w:sz w:val="16"/>
              </w:rPr>
              <w:t>Uint16</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RDefault="0082750A" w:rsidP="0028321C">
            <w:pPr>
              <w:spacing w:before="60" w:after="60"/>
              <w:rPr>
                <w:rFonts w:cs="Calibri"/>
                <w:sz w:val="16"/>
              </w:rPr>
            </w:pPr>
            <w:r>
              <w:rPr>
                <w:rFonts w:cs="Calibri"/>
                <w:sz w:val="16"/>
              </w:rPr>
              <w:t>65535</w:t>
            </w:r>
          </w:p>
        </w:tc>
      </w:tr>
      <w:tr w:rsidR="0082750A" w:rsidRPr="00AA38E8" w:rsidTr="00841C12">
        <w:tc>
          <w:tcPr>
            <w:tcW w:w="3348" w:type="dxa"/>
          </w:tcPr>
          <w:p w:rsidR="0082750A" w:rsidRPr="000D6773" w:rsidRDefault="0082750A" w:rsidP="0028321C">
            <w:pPr>
              <w:spacing w:before="60" w:after="60"/>
              <w:rPr>
                <w:rFonts w:cs="Calibri"/>
                <w:sz w:val="16"/>
              </w:rPr>
            </w:pPr>
          </w:p>
        </w:tc>
        <w:tc>
          <w:tcPr>
            <w:tcW w:w="2250" w:type="dxa"/>
          </w:tcPr>
          <w:p w:rsidR="0082750A" w:rsidRPr="000D6773" w:rsidRDefault="0082750A" w:rsidP="0028321C">
            <w:pPr>
              <w:spacing w:before="60" w:after="60"/>
              <w:rPr>
                <w:rFonts w:cs="Calibri"/>
                <w:sz w:val="16"/>
              </w:rPr>
            </w:pPr>
            <w:r w:rsidRPr="000D6773">
              <w:rPr>
                <w:rFonts w:cs="Calibri"/>
                <w:sz w:val="16"/>
              </w:rPr>
              <w:t>GroupIdx_u08</w:t>
            </w:r>
          </w:p>
        </w:tc>
        <w:tc>
          <w:tcPr>
            <w:tcW w:w="1973" w:type="dxa"/>
          </w:tcPr>
          <w:p w:rsidR="0082750A" w:rsidDel="0082750A" w:rsidRDefault="0082750A" w:rsidP="0082750A">
            <w:pPr>
              <w:spacing w:before="60" w:after="60"/>
              <w:rPr>
                <w:rFonts w:cs="Calibri"/>
                <w:sz w:val="16"/>
              </w:rPr>
            </w:pPr>
            <w:r>
              <w:rPr>
                <w:rFonts w:cs="Calibri"/>
                <w:sz w:val="16"/>
              </w:rPr>
              <w:t>Uint8</w:t>
            </w:r>
          </w:p>
        </w:tc>
        <w:tc>
          <w:tcPr>
            <w:tcW w:w="1126" w:type="dxa"/>
          </w:tcPr>
          <w:p w:rsidR="0082750A" w:rsidRDefault="0082750A" w:rsidP="0028321C">
            <w:pPr>
              <w:spacing w:before="60" w:after="60"/>
              <w:rPr>
                <w:rFonts w:cs="Calibri"/>
                <w:sz w:val="16"/>
              </w:rPr>
            </w:pPr>
            <w:r>
              <w:rPr>
                <w:rFonts w:cs="Calibri"/>
                <w:sz w:val="16"/>
              </w:rPr>
              <w:t>0</w:t>
            </w:r>
          </w:p>
        </w:tc>
        <w:tc>
          <w:tcPr>
            <w:tcW w:w="1126" w:type="dxa"/>
          </w:tcPr>
          <w:p w:rsidR="0082750A" w:rsidDel="0082750A" w:rsidRDefault="0082750A" w:rsidP="0028321C">
            <w:pPr>
              <w:spacing w:before="60" w:after="60"/>
              <w:rPr>
                <w:rFonts w:cs="Calibri"/>
                <w:sz w:val="16"/>
              </w:rPr>
            </w:pPr>
            <w:r>
              <w:rPr>
                <w:rFonts w:cs="Calibri"/>
                <w:sz w:val="16"/>
              </w:rPr>
              <w:t>255</w:t>
            </w:r>
          </w:p>
        </w:tc>
      </w:tr>
    </w:tbl>
    <w:p w:rsidR="0028321C" w:rsidRDefault="000D6773" w:rsidP="0028321C">
      <w:pPr>
        <w:rPr>
          <w:rFonts w:cs="Calibri"/>
          <w:sz w:val="16"/>
        </w:rPr>
      </w:pPr>
      <w:proofErr w:type="spellStart"/>
      <w:r w:rsidRPr="000D6773">
        <w:rPr>
          <w:rFonts w:cs="Calibri"/>
          <w:sz w:val="16"/>
        </w:rPr>
        <w:t>Rte_ParameterRefTabType</w:t>
      </w:r>
      <w:proofErr w:type="spellEnd"/>
      <w:r>
        <w:rPr>
          <w:rFonts w:cs="Calibri"/>
          <w:sz w:val="16"/>
        </w:rPr>
        <w:t xml:space="preserve"> is a structure of void pointers that point to the various calibration component structures. This type is generated by the RTE based on the configuration of the integration. </w:t>
      </w:r>
    </w:p>
    <w:p w:rsidR="000D6773" w:rsidRDefault="000D6773" w:rsidP="0028321C">
      <w:pPr>
        <w:rPr>
          <w:rFonts w:cs="Calibri"/>
          <w:sz w:val="16"/>
        </w:rPr>
      </w:pPr>
    </w:p>
    <w:p w:rsidR="001E3007" w:rsidRDefault="001E3007" w:rsidP="000D6773">
      <w:pPr>
        <w:rPr>
          <w:lang w:bidi="ar-SA"/>
        </w:rPr>
      </w:pPr>
    </w:p>
    <w:p w:rsidR="001E3007" w:rsidRPr="00AA38E8" w:rsidRDefault="001E3007" w:rsidP="001E3007">
      <w:pPr>
        <w:pStyle w:val="Heading2"/>
        <w:numPr>
          <w:ilvl w:val="3"/>
          <w:numId w:val="11"/>
        </w:numPr>
        <w:spacing w:after="60"/>
        <w:rPr>
          <w:rFonts w:ascii="Calibri" w:hAnsi="Calibri" w:cs="Calibri"/>
        </w:rPr>
      </w:pPr>
      <w:bookmarkStart w:id="63" w:name="_Toc450305916"/>
      <w:r>
        <w:rPr>
          <w:rFonts w:ascii="Calibri" w:hAnsi="Calibri" w:cs="Calibri"/>
        </w:rPr>
        <w:lastRenderedPageBreak/>
        <w:t xml:space="preserve">Dynamic Structures and </w:t>
      </w:r>
      <w:proofErr w:type="spellStart"/>
      <w:r>
        <w:rPr>
          <w:rFonts w:ascii="Calibri" w:hAnsi="Calibri" w:cs="Calibri"/>
        </w:rPr>
        <w:t>Enums</w:t>
      </w:r>
      <w:bookmarkEnd w:id="63"/>
      <w:proofErr w:type="spellEnd"/>
    </w:p>
    <w:p w:rsidR="000D6773" w:rsidRPr="000D6773" w:rsidRDefault="000D6773" w:rsidP="000D6773">
      <w:pPr>
        <w:rPr>
          <w:lang w:bidi="ar-SA"/>
        </w:rPr>
      </w:pPr>
      <w:r>
        <w:rPr>
          <w:lang w:bidi="ar-SA"/>
        </w:rPr>
        <w:t xml:space="preserve">The following table contains structures are </w:t>
      </w:r>
      <w:r w:rsidR="001E3007">
        <w:rPr>
          <w:lang w:bidi="ar-SA"/>
        </w:rPr>
        <w:t>dynamic</w:t>
      </w:r>
      <w:r>
        <w:rPr>
          <w:lang w:bidi="ar-SA"/>
        </w:rPr>
        <w:t xml:space="preserve"> in their definition. </w:t>
      </w:r>
      <w:r w:rsidR="001E3007">
        <w:rPr>
          <w:lang w:bidi="ar-SA"/>
        </w:rPr>
        <w:t xml:space="preserve">The contents contained will vary from project to project. The intent of this table is to document their purpose. </w:t>
      </w:r>
    </w:p>
    <w:tbl>
      <w:tblPr>
        <w:tblW w:w="100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990"/>
        <w:gridCol w:w="1705"/>
        <w:gridCol w:w="2273"/>
        <w:gridCol w:w="1566"/>
        <w:gridCol w:w="594"/>
        <w:gridCol w:w="2880"/>
      </w:tblGrid>
      <w:tr w:rsidR="001E3007" w:rsidRPr="00AA38E8" w:rsidTr="00C36EAD">
        <w:tc>
          <w:tcPr>
            <w:tcW w:w="990" w:type="dxa"/>
            <w:shd w:val="pct30" w:color="FFFF00" w:fill="FFFFFF"/>
          </w:tcPr>
          <w:p w:rsidR="001E3007" w:rsidRPr="00AA38E8" w:rsidRDefault="001E3007" w:rsidP="001E3007">
            <w:pPr>
              <w:spacing w:before="60" w:after="60"/>
              <w:jc w:val="center"/>
              <w:rPr>
                <w:rFonts w:cs="Calibri"/>
                <w:sz w:val="16"/>
              </w:rPr>
            </w:pPr>
            <w:r>
              <w:rPr>
                <w:rFonts w:cs="Calibri"/>
                <w:sz w:val="16"/>
              </w:rPr>
              <w:t>Entry Type</w:t>
            </w:r>
          </w:p>
        </w:tc>
        <w:tc>
          <w:tcPr>
            <w:tcW w:w="1705" w:type="dxa"/>
            <w:shd w:val="pct30" w:color="FFFF00" w:fill="FFFFFF"/>
          </w:tcPr>
          <w:p w:rsidR="001E3007" w:rsidRPr="00AA38E8" w:rsidRDefault="001E3007" w:rsidP="001E3007">
            <w:pPr>
              <w:spacing w:before="60" w:after="60"/>
              <w:jc w:val="center"/>
              <w:rPr>
                <w:rFonts w:cs="Calibri"/>
                <w:sz w:val="16"/>
              </w:rPr>
            </w:pPr>
            <w:r w:rsidRPr="00AA38E8">
              <w:rPr>
                <w:rFonts w:cs="Calibri"/>
                <w:sz w:val="16"/>
              </w:rPr>
              <w:t>Typedef Name</w:t>
            </w:r>
          </w:p>
        </w:tc>
        <w:tc>
          <w:tcPr>
            <w:tcW w:w="2273" w:type="dxa"/>
            <w:shd w:val="pct30" w:color="FFFF00" w:fill="FFFFFF"/>
          </w:tcPr>
          <w:p w:rsidR="001E3007" w:rsidRPr="00AA38E8" w:rsidRDefault="001E3007" w:rsidP="001E3007">
            <w:pPr>
              <w:spacing w:before="60" w:after="60"/>
              <w:jc w:val="center"/>
              <w:rPr>
                <w:rFonts w:cs="Calibri"/>
                <w:sz w:val="16"/>
              </w:rPr>
            </w:pPr>
            <w:r>
              <w:rPr>
                <w:rFonts w:cs="Calibri"/>
                <w:sz w:val="16"/>
              </w:rPr>
              <w:t>Example Element(s)</w:t>
            </w:r>
          </w:p>
        </w:tc>
        <w:tc>
          <w:tcPr>
            <w:tcW w:w="1566" w:type="dxa"/>
            <w:shd w:val="pct30" w:color="FFFF00" w:fill="FFFFFF"/>
          </w:tcPr>
          <w:p w:rsidR="001E3007" w:rsidRDefault="001E3007" w:rsidP="001E3007">
            <w:pPr>
              <w:spacing w:before="60" w:after="60"/>
              <w:jc w:val="center"/>
              <w:rPr>
                <w:rFonts w:cs="Calibri"/>
                <w:sz w:val="16"/>
              </w:rPr>
            </w:pPr>
            <w:r>
              <w:rPr>
                <w:rFonts w:cs="Calibri"/>
                <w:sz w:val="16"/>
              </w:rPr>
              <w:t>Variable Type</w:t>
            </w:r>
          </w:p>
        </w:tc>
        <w:tc>
          <w:tcPr>
            <w:tcW w:w="594" w:type="dxa"/>
            <w:shd w:val="pct30" w:color="FFFF00" w:fill="FFFFFF"/>
          </w:tcPr>
          <w:p w:rsidR="001E3007" w:rsidRPr="00AA38E8" w:rsidRDefault="001E3007" w:rsidP="001E3007">
            <w:pPr>
              <w:spacing w:before="60" w:after="60"/>
              <w:jc w:val="center"/>
              <w:rPr>
                <w:rFonts w:cs="Calibri"/>
                <w:sz w:val="16"/>
              </w:rPr>
            </w:pPr>
            <w:r>
              <w:rPr>
                <w:rFonts w:cs="Calibri"/>
                <w:sz w:val="16"/>
              </w:rPr>
              <w:t>Value</w:t>
            </w:r>
          </w:p>
        </w:tc>
        <w:tc>
          <w:tcPr>
            <w:tcW w:w="2880" w:type="dxa"/>
            <w:shd w:val="pct30" w:color="FFFF00" w:fill="FFFFFF"/>
          </w:tcPr>
          <w:p w:rsidR="001E3007" w:rsidRPr="00AA38E8" w:rsidRDefault="001E3007" w:rsidP="001E3007">
            <w:pPr>
              <w:spacing w:before="60" w:after="60"/>
              <w:jc w:val="center"/>
              <w:rPr>
                <w:rFonts w:cs="Calibri"/>
                <w:sz w:val="16"/>
              </w:rPr>
            </w:pPr>
            <w:r>
              <w:rPr>
                <w:rFonts w:cs="Calibri"/>
                <w:sz w:val="16"/>
              </w:rPr>
              <w:t>Comment</w:t>
            </w:r>
          </w:p>
        </w:tc>
      </w:tr>
      <w:tr w:rsidR="001E3007" w:rsidRPr="00AA38E8" w:rsidTr="00C36EAD">
        <w:tc>
          <w:tcPr>
            <w:tcW w:w="990" w:type="dxa"/>
          </w:tcPr>
          <w:p w:rsidR="001E3007" w:rsidRDefault="001E3007" w:rsidP="001E3007">
            <w:pPr>
              <w:spacing w:before="60" w:after="60"/>
              <w:rPr>
                <w:rFonts w:cs="Calibri"/>
                <w:sz w:val="16"/>
              </w:rPr>
            </w:pPr>
            <w:proofErr w:type="spellStart"/>
            <w:r>
              <w:rPr>
                <w:rFonts w:cs="Calibri"/>
                <w:sz w:val="16"/>
              </w:rPr>
              <w:t>Enum</w:t>
            </w:r>
            <w:proofErr w:type="spellEnd"/>
          </w:p>
        </w:tc>
        <w:tc>
          <w:tcPr>
            <w:tcW w:w="1705" w:type="dxa"/>
          </w:tcPr>
          <w:p w:rsidR="001E3007" w:rsidRPr="00AA38E8" w:rsidRDefault="001E3007" w:rsidP="002069C0">
            <w:pPr>
              <w:spacing w:before="60" w:after="60"/>
              <w:rPr>
                <w:rFonts w:cs="Calibri"/>
                <w:sz w:val="16"/>
              </w:rPr>
            </w:pPr>
            <w:r>
              <w:rPr>
                <w:rFonts w:cs="Calibri"/>
                <w:sz w:val="16"/>
              </w:rPr>
              <w:t>OnlineCalGroup</w:t>
            </w:r>
            <w:r w:rsidR="002069C0">
              <w:rPr>
                <w:rFonts w:cs="Calibri"/>
                <w:sz w:val="16"/>
              </w:rPr>
              <w:t>1</w:t>
            </w:r>
          </w:p>
        </w:tc>
        <w:tc>
          <w:tcPr>
            <w:tcW w:w="2273" w:type="dxa"/>
          </w:tcPr>
          <w:p w:rsidR="001E3007" w:rsidRPr="00AA38E8" w:rsidRDefault="001E3007" w:rsidP="001E3007">
            <w:pPr>
              <w:spacing w:before="60" w:after="60"/>
              <w:rPr>
                <w:rFonts w:cs="Calibri"/>
                <w:sz w:val="16"/>
              </w:rPr>
            </w:pPr>
            <w:proofErr w:type="spellStart"/>
            <w:r>
              <w:rPr>
                <w:rFonts w:cs="Calibri"/>
                <w:sz w:val="16"/>
              </w:rPr>
              <w:t>GroupA</w:t>
            </w:r>
            <w:proofErr w:type="spellEnd"/>
          </w:p>
        </w:tc>
        <w:tc>
          <w:tcPr>
            <w:tcW w:w="1566" w:type="dxa"/>
          </w:tcPr>
          <w:p w:rsidR="001E3007" w:rsidRDefault="001E3007" w:rsidP="001E3007">
            <w:pPr>
              <w:spacing w:before="60" w:after="60"/>
              <w:rPr>
                <w:rFonts w:cs="Calibri"/>
                <w:sz w:val="16"/>
              </w:rPr>
            </w:pPr>
            <w:r>
              <w:rPr>
                <w:rFonts w:cs="Calibri"/>
                <w:sz w:val="16"/>
              </w:rPr>
              <w:t>N/A</w:t>
            </w:r>
          </w:p>
        </w:tc>
        <w:tc>
          <w:tcPr>
            <w:tcW w:w="594" w:type="dxa"/>
          </w:tcPr>
          <w:p w:rsidR="001E3007" w:rsidRPr="00AA38E8" w:rsidRDefault="001E3007" w:rsidP="001E3007">
            <w:pPr>
              <w:spacing w:before="60" w:after="60"/>
              <w:rPr>
                <w:rFonts w:cs="Calibri"/>
                <w:sz w:val="16"/>
              </w:rPr>
            </w:pPr>
            <w:r>
              <w:rPr>
                <w:rFonts w:cs="Calibri"/>
                <w:sz w:val="16"/>
              </w:rPr>
              <w:t>0</w:t>
            </w:r>
          </w:p>
        </w:tc>
        <w:tc>
          <w:tcPr>
            <w:tcW w:w="2880" w:type="dxa"/>
            <w:vMerge w:val="restart"/>
          </w:tcPr>
          <w:p w:rsidR="001E3007" w:rsidRPr="00AA38E8" w:rsidRDefault="001E3007" w:rsidP="001E3007">
            <w:pPr>
              <w:spacing w:before="60" w:after="60"/>
              <w:rPr>
                <w:rFonts w:cs="Calibri"/>
                <w:sz w:val="16"/>
              </w:rPr>
            </w:pPr>
            <w:r>
              <w:rPr>
                <w:rFonts w:cs="Calibri"/>
                <w:sz w:val="16"/>
              </w:rPr>
              <w:t xml:space="preserve">This </w:t>
            </w:r>
            <w:proofErr w:type="spellStart"/>
            <w:r>
              <w:rPr>
                <w:rFonts w:cs="Calibri"/>
                <w:sz w:val="16"/>
              </w:rPr>
              <w:t>enum</w:t>
            </w:r>
            <w:proofErr w:type="spellEnd"/>
            <w:r>
              <w:rPr>
                <w:rFonts w:cs="Calibri"/>
                <w:sz w:val="16"/>
              </w:rPr>
              <w:t xml:space="preserve"> contains a number representation for each calibration group that is generated for online calibration from A=0 to Z=26. Groups are defined by a letter suffix.</w:t>
            </w:r>
          </w:p>
        </w:tc>
      </w:tr>
      <w:tr w:rsidR="001E3007" w:rsidRPr="00AA38E8" w:rsidTr="00C36EAD">
        <w:tc>
          <w:tcPr>
            <w:tcW w:w="990" w:type="dxa"/>
          </w:tcPr>
          <w:p w:rsidR="001E3007" w:rsidRDefault="001E3007" w:rsidP="001E3007">
            <w:pPr>
              <w:spacing w:before="60" w:after="60"/>
              <w:rPr>
                <w:rFonts w:cs="Calibri"/>
                <w:sz w:val="16"/>
              </w:rPr>
            </w:pPr>
          </w:p>
        </w:tc>
        <w:tc>
          <w:tcPr>
            <w:tcW w:w="1705" w:type="dxa"/>
          </w:tcPr>
          <w:p w:rsidR="001E3007" w:rsidRDefault="001E3007" w:rsidP="001E3007">
            <w:pPr>
              <w:spacing w:before="60" w:after="60"/>
              <w:rPr>
                <w:rFonts w:cs="Calibri"/>
                <w:sz w:val="16"/>
              </w:rPr>
            </w:pPr>
          </w:p>
        </w:tc>
        <w:tc>
          <w:tcPr>
            <w:tcW w:w="2273" w:type="dxa"/>
          </w:tcPr>
          <w:p w:rsidR="001E3007" w:rsidRDefault="001E3007" w:rsidP="001E3007">
            <w:pPr>
              <w:spacing w:before="60" w:after="60"/>
              <w:rPr>
                <w:rFonts w:cs="Calibri"/>
                <w:sz w:val="16"/>
              </w:rPr>
            </w:pPr>
            <w:proofErr w:type="spellStart"/>
            <w:r>
              <w:rPr>
                <w:rFonts w:cs="Calibri"/>
                <w:sz w:val="16"/>
              </w:rPr>
              <w:t>GroupB</w:t>
            </w:r>
            <w:proofErr w:type="spellEnd"/>
          </w:p>
        </w:tc>
        <w:tc>
          <w:tcPr>
            <w:tcW w:w="1566" w:type="dxa"/>
          </w:tcPr>
          <w:p w:rsidR="001E3007" w:rsidRDefault="001E3007" w:rsidP="001E3007">
            <w:pPr>
              <w:spacing w:before="60" w:after="60"/>
              <w:rPr>
                <w:rFonts w:cs="Calibri"/>
                <w:sz w:val="16"/>
              </w:rPr>
            </w:pPr>
            <w:r>
              <w:rPr>
                <w:rFonts w:cs="Calibri"/>
                <w:sz w:val="16"/>
              </w:rPr>
              <w:t>N/A</w:t>
            </w:r>
          </w:p>
        </w:tc>
        <w:tc>
          <w:tcPr>
            <w:tcW w:w="594" w:type="dxa"/>
          </w:tcPr>
          <w:p w:rsidR="001E3007" w:rsidRDefault="001E3007" w:rsidP="001E3007">
            <w:pPr>
              <w:spacing w:before="60" w:after="60"/>
              <w:rPr>
                <w:rFonts w:cs="Calibri"/>
                <w:sz w:val="16"/>
              </w:rPr>
            </w:pPr>
            <w:r>
              <w:rPr>
                <w:rFonts w:cs="Calibri"/>
                <w:sz w:val="16"/>
              </w:rPr>
              <w:t>1</w:t>
            </w:r>
          </w:p>
        </w:tc>
        <w:tc>
          <w:tcPr>
            <w:tcW w:w="2880" w:type="dxa"/>
            <w:vMerge/>
          </w:tcPr>
          <w:p w:rsidR="001E3007" w:rsidRDefault="001E3007" w:rsidP="001E3007">
            <w:pPr>
              <w:spacing w:before="60" w:after="60"/>
              <w:rPr>
                <w:rFonts w:cs="Calibri"/>
                <w:sz w:val="16"/>
              </w:rPr>
            </w:pPr>
          </w:p>
        </w:tc>
      </w:tr>
      <w:tr w:rsidR="001E3007" w:rsidRPr="00AA38E8" w:rsidTr="00C36EAD">
        <w:tc>
          <w:tcPr>
            <w:tcW w:w="990" w:type="dxa"/>
          </w:tcPr>
          <w:p w:rsidR="001E3007" w:rsidRDefault="001E3007" w:rsidP="001E3007">
            <w:pPr>
              <w:spacing w:before="60" w:after="60"/>
              <w:rPr>
                <w:rFonts w:cs="Calibri"/>
                <w:sz w:val="16"/>
              </w:rPr>
            </w:pPr>
            <w:r>
              <w:rPr>
                <w:rFonts w:cs="Calibri"/>
                <w:sz w:val="16"/>
              </w:rPr>
              <w:t>Struct</w:t>
            </w:r>
          </w:p>
        </w:tc>
        <w:tc>
          <w:tcPr>
            <w:tcW w:w="1705" w:type="dxa"/>
          </w:tcPr>
          <w:p w:rsidR="001E3007"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roofErr w:type="spellStart"/>
            <w:r>
              <w:rPr>
                <w:rFonts w:cs="Calibri"/>
                <w:sz w:val="16"/>
              </w:rPr>
              <w:t>Typ</w:t>
            </w:r>
            <w:proofErr w:type="spellEnd"/>
          </w:p>
          <w:p w:rsidR="001E3007" w:rsidDel="000D6773" w:rsidRDefault="001E3007" w:rsidP="001E3007">
            <w:pPr>
              <w:spacing w:before="60" w:after="60"/>
              <w:rPr>
                <w:rFonts w:cs="Calibri"/>
                <w:sz w:val="16"/>
              </w:rPr>
            </w:pPr>
            <w:proofErr w:type="spellStart"/>
            <w:r>
              <w:rPr>
                <w:rFonts w:cs="Calibri"/>
                <w:sz w:val="16"/>
              </w:rPr>
              <w:t>GroupATyp</w:t>
            </w:r>
            <w:proofErr w:type="spellEnd"/>
          </w:p>
        </w:tc>
        <w:tc>
          <w:tcPr>
            <w:tcW w:w="2273" w:type="dxa"/>
          </w:tcPr>
          <w:p w:rsidR="001E3007" w:rsidRDefault="001E3007" w:rsidP="001E3007">
            <w:pPr>
              <w:spacing w:before="60" w:after="60"/>
              <w:rPr>
                <w:rFonts w:cs="Calibri"/>
                <w:sz w:val="16"/>
              </w:rPr>
            </w:pPr>
            <w:r>
              <w:rPr>
                <w:rFonts w:cs="Calibri"/>
                <w:sz w:val="16"/>
              </w:rPr>
              <w:t xml:space="preserve">&lt;Cal Region&gt;&lt;Cal </w:t>
            </w:r>
            <w:proofErr w:type="spellStart"/>
            <w:r>
              <w:rPr>
                <w:rFonts w:cs="Calibri"/>
                <w:sz w:val="16"/>
              </w:rPr>
              <w:t>Cmp</w:t>
            </w:r>
            <w:proofErr w:type="spellEnd"/>
            <w:r>
              <w:rPr>
                <w:rFonts w:cs="Calibri"/>
                <w:sz w:val="16"/>
              </w:rPr>
              <w:t xml:space="preserve"> Name&gt;&lt;Online Group&gt;</w:t>
            </w:r>
          </w:p>
          <w:p w:rsidR="001E3007" w:rsidRPr="000D6773" w:rsidRDefault="001E3007" w:rsidP="001E3007">
            <w:pPr>
              <w:spacing w:before="60" w:after="60"/>
              <w:rPr>
                <w:rFonts w:cs="Calibri"/>
                <w:sz w:val="16"/>
              </w:rPr>
            </w:pPr>
            <w:r w:rsidRPr="001E3007">
              <w:rPr>
                <w:rFonts w:cs="Calibri"/>
                <w:sz w:val="16"/>
              </w:rPr>
              <w:t>CalRegn01CmnGroupA</w:t>
            </w:r>
          </w:p>
        </w:tc>
        <w:tc>
          <w:tcPr>
            <w:tcW w:w="1566" w:type="dxa"/>
          </w:tcPr>
          <w:p w:rsidR="001E3007" w:rsidDel="000D6773" w:rsidRDefault="001E3007" w:rsidP="001E3007">
            <w:pPr>
              <w:spacing w:before="60" w:after="60"/>
              <w:rPr>
                <w:rFonts w:cs="Calibri"/>
                <w:sz w:val="16"/>
              </w:rPr>
            </w:pPr>
            <w:r>
              <w:rPr>
                <w:rFonts w:cs="Calibri"/>
                <w:sz w:val="16"/>
              </w:rPr>
              <w:t>RTE Generated</w:t>
            </w:r>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tcPr>
          <w:p w:rsidR="001E3007" w:rsidRPr="000D6773" w:rsidRDefault="001E3007" w:rsidP="001E3007">
            <w:pPr>
              <w:spacing w:before="60" w:after="60"/>
              <w:rPr>
                <w:rFonts w:cs="Calibri"/>
                <w:sz w:val="16"/>
              </w:rPr>
            </w:pPr>
            <w:r>
              <w:rPr>
                <w:rFonts w:cs="Calibri"/>
                <w:sz w:val="16"/>
              </w:rPr>
              <w:t>This structure is generated based on the online groups configured. Each group will generate a structure and contain all calibration software components within that group.</w:t>
            </w:r>
          </w:p>
        </w:tc>
      </w:tr>
      <w:tr w:rsidR="001E3007" w:rsidRPr="00AA38E8" w:rsidTr="00C36EAD">
        <w:tc>
          <w:tcPr>
            <w:tcW w:w="990" w:type="dxa"/>
          </w:tcPr>
          <w:p w:rsidR="001E3007" w:rsidRPr="000D6773" w:rsidRDefault="001E3007" w:rsidP="001E3007">
            <w:pPr>
              <w:spacing w:before="60" w:after="60"/>
              <w:rPr>
                <w:rFonts w:cs="Calibri"/>
                <w:sz w:val="16"/>
              </w:rPr>
            </w:pPr>
            <w:r>
              <w:rPr>
                <w:rFonts w:cs="Calibri"/>
                <w:sz w:val="16"/>
              </w:rPr>
              <w:t>Union</w:t>
            </w:r>
          </w:p>
        </w:tc>
        <w:tc>
          <w:tcPr>
            <w:tcW w:w="1705" w:type="dxa"/>
          </w:tcPr>
          <w:p w:rsidR="001E3007" w:rsidRPr="000D6773" w:rsidRDefault="001E3007" w:rsidP="001E3007">
            <w:pPr>
              <w:spacing w:before="60" w:after="60"/>
              <w:rPr>
                <w:rFonts w:cs="Calibri"/>
                <w:sz w:val="16"/>
              </w:rPr>
            </w:pPr>
            <w:r w:rsidRPr="001E3007">
              <w:rPr>
                <w:rFonts w:cs="Calibri"/>
                <w:sz w:val="16"/>
              </w:rPr>
              <w:t>OnlineCalTblRec1</w:t>
            </w:r>
          </w:p>
        </w:tc>
        <w:tc>
          <w:tcPr>
            <w:tcW w:w="2273" w:type="dxa"/>
          </w:tcPr>
          <w:p w:rsidR="001E3007" w:rsidRPr="000D6773" w:rsidRDefault="001E3007" w:rsidP="001E3007">
            <w:pPr>
              <w:spacing w:before="60" w:after="60"/>
              <w:rPr>
                <w:rFonts w:cs="Calibri"/>
                <w:sz w:val="16"/>
              </w:rPr>
            </w:pPr>
            <w:r>
              <w:rPr>
                <w:rFonts w:cs="Calibri"/>
                <w:sz w:val="16"/>
              </w:rPr>
              <w:t>Byte[&lt;RAM Size&gt;]</w:t>
            </w:r>
          </w:p>
        </w:tc>
        <w:tc>
          <w:tcPr>
            <w:tcW w:w="1566" w:type="dxa"/>
          </w:tcPr>
          <w:p w:rsidR="001E3007" w:rsidDel="000D6773" w:rsidRDefault="001E3007" w:rsidP="001E3007">
            <w:pPr>
              <w:spacing w:before="60" w:after="60"/>
              <w:rPr>
                <w:rFonts w:cs="Calibri"/>
                <w:sz w:val="16"/>
              </w:rPr>
            </w:pPr>
            <w:r>
              <w:rPr>
                <w:rFonts w:cs="Calibri"/>
                <w:sz w:val="16"/>
              </w:rPr>
              <w:t>Unit8</w:t>
            </w:r>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vMerge w:val="restart"/>
          </w:tcPr>
          <w:p w:rsidR="001E3007" w:rsidRPr="000D6773" w:rsidRDefault="001E3007" w:rsidP="001E3007">
            <w:pPr>
              <w:spacing w:before="60" w:after="60"/>
              <w:rPr>
                <w:rFonts w:cs="Calibri"/>
                <w:sz w:val="16"/>
              </w:rPr>
            </w:pPr>
            <w:r>
              <w:rPr>
                <w:rFonts w:cs="Calibri"/>
                <w:sz w:val="16"/>
              </w:rPr>
              <w:t>This structure combines all the online calibration groups into data type for assignment to the RAM buffer. The ‘byte’ element is used to access the entire buffer on a byte-by-byte basis and ensure that the RAM is properly sized.</w:t>
            </w:r>
          </w:p>
        </w:tc>
      </w:tr>
      <w:tr w:rsidR="001E3007" w:rsidRPr="00AA38E8" w:rsidTr="00C36EAD">
        <w:tc>
          <w:tcPr>
            <w:tcW w:w="990" w:type="dxa"/>
          </w:tcPr>
          <w:p w:rsidR="001E3007" w:rsidRPr="000D6773" w:rsidRDefault="001E3007" w:rsidP="001E3007">
            <w:pPr>
              <w:spacing w:before="60" w:after="60"/>
              <w:rPr>
                <w:rFonts w:cs="Calibri"/>
                <w:sz w:val="16"/>
              </w:rPr>
            </w:pPr>
          </w:p>
        </w:tc>
        <w:tc>
          <w:tcPr>
            <w:tcW w:w="1705" w:type="dxa"/>
          </w:tcPr>
          <w:p w:rsidR="001E3007" w:rsidRPr="000D6773" w:rsidRDefault="001E3007" w:rsidP="001E3007">
            <w:pPr>
              <w:spacing w:before="60" w:after="60"/>
              <w:rPr>
                <w:rFonts w:cs="Calibri"/>
                <w:sz w:val="16"/>
              </w:rPr>
            </w:pPr>
          </w:p>
        </w:tc>
        <w:tc>
          <w:tcPr>
            <w:tcW w:w="2273" w:type="dxa"/>
          </w:tcPr>
          <w:p w:rsidR="001E3007" w:rsidRPr="000D6773"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
        </w:tc>
        <w:tc>
          <w:tcPr>
            <w:tcW w:w="1566" w:type="dxa"/>
          </w:tcPr>
          <w:p w:rsidR="001E3007" w:rsidDel="000D6773" w:rsidRDefault="001E3007" w:rsidP="001E3007">
            <w:pPr>
              <w:spacing w:before="60" w:after="60"/>
              <w:rPr>
                <w:rFonts w:cs="Calibri"/>
                <w:sz w:val="16"/>
              </w:rPr>
            </w:pPr>
            <w:r>
              <w:rPr>
                <w:rFonts w:cs="Calibri"/>
                <w:sz w:val="16"/>
              </w:rPr>
              <w:t>&lt;</w:t>
            </w:r>
            <w:proofErr w:type="spellStart"/>
            <w:r>
              <w:rPr>
                <w:rFonts w:cs="Calibri"/>
                <w:sz w:val="16"/>
              </w:rPr>
              <w:t>GroupName</w:t>
            </w:r>
            <w:proofErr w:type="spellEnd"/>
            <w:r>
              <w:rPr>
                <w:rFonts w:cs="Calibri"/>
                <w:sz w:val="16"/>
              </w:rPr>
              <w:t>&gt;</w:t>
            </w:r>
            <w:proofErr w:type="spellStart"/>
            <w:r>
              <w:rPr>
                <w:rFonts w:cs="Calibri"/>
                <w:sz w:val="16"/>
              </w:rPr>
              <w:t>Typ</w:t>
            </w:r>
            <w:proofErr w:type="spellEnd"/>
          </w:p>
        </w:tc>
        <w:tc>
          <w:tcPr>
            <w:tcW w:w="594" w:type="dxa"/>
          </w:tcPr>
          <w:p w:rsidR="001E3007" w:rsidDel="000D6773" w:rsidRDefault="001E3007" w:rsidP="001E3007">
            <w:pPr>
              <w:spacing w:before="60" w:after="60"/>
              <w:rPr>
                <w:rFonts w:cs="Calibri"/>
                <w:sz w:val="16"/>
              </w:rPr>
            </w:pPr>
            <w:r>
              <w:rPr>
                <w:rFonts w:cs="Calibri"/>
                <w:sz w:val="16"/>
              </w:rPr>
              <w:t>N/A</w:t>
            </w:r>
          </w:p>
        </w:tc>
        <w:tc>
          <w:tcPr>
            <w:tcW w:w="2880" w:type="dxa"/>
            <w:vMerge/>
          </w:tcPr>
          <w:p w:rsidR="001E3007" w:rsidRPr="000D6773" w:rsidRDefault="001E3007" w:rsidP="001E3007">
            <w:pPr>
              <w:spacing w:before="60" w:after="60"/>
              <w:rPr>
                <w:rFonts w:cs="Calibri"/>
                <w:sz w:val="16"/>
              </w:rPr>
            </w:pPr>
          </w:p>
        </w:tc>
      </w:tr>
    </w:tbl>
    <w:p w:rsidR="000D6773" w:rsidRDefault="000D6773" w:rsidP="0028321C">
      <w:pPr>
        <w:rPr>
          <w:lang w:bidi="ar-SA"/>
        </w:rPr>
      </w:pPr>
    </w:p>
    <w:p w:rsidR="00AC2B5D" w:rsidRDefault="00AC2B5D">
      <w:pPr>
        <w:spacing w:after="0"/>
        <w:rPr>
          <w:b/>
          <w:kern w:val="28"/>
          <w:sz w:val="24"/>
          <w:szCs w:val="20"/>
          <w:lang w:bidi="ar-SA"/>
        </w:rPr>
      </w:pPr>
      <w:r>
        <w:br w:type="page"/>
      </w:r>
    </w:p>
    <w:p w:rsidR="0028321C" w:rsidRPr="0028321C" w:rsidRDefault="0028321C" w:rsidP="008F1EEF">
      <w:pPr>
        <w:pStyle w:val="Heading3"/>
      </w:pPr>
      <w:bookmarkStart w:id="64" w:name="_Toc450305917"/>
      <w:r>
        <w:lastRenderedPageBreak/>
        <w:t>User Defined Enumerated Types</w:t>
      </w:r>
      <w:bookmarkEnd w:id="64"/>
      <w:r w:rsidRPr="0028321C">
        <w:t xml:space="preserve"> </w:t>
      </w:r>
    </w:p>
    <w:tbl>
      <w:tblPr>
        <w:tblW w:w="75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proofErr w:type="spellStart"/>
            <w:r>
              <w:rPr>
                <w:rFonts w:cs="Calibri"/>
                <w:sz w:val="16"/>
              </w:rPr>
              <w:t>Enum</w:t>
            </w:r>
            <w:proofErr w:type="spellEnd"/>
            <w:r>
              <w:rPr>
                <w:rFonts w:cs="Calibri"/>
                <w:sz w:val="16"/>
              </w:rPr>
              <w:t xml:space="preserve"> </w:t>
            </w:r>
            <w:r w:rsidRPr="00AA38E8">
              <w:rPr>
                <w:rFonts w:cs="Calibri"/>
                <w:sz w:val="16"/>
              </w:rPr>
              <w:t xml:space="preserve">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Pr>
                <w:rFonts w:cs="Calibri"/>
                <w:sz w:val="16"/>
              </w:rPr>
              <w:t>Value</w:t>
            </w:r>
          </w:p>
        </w:tc>
      </w:tr>
      <w:tr w:rsidR="0028321C" w:rsidRPr="00AA38E8" w:rsidTr="0028321C">
        <w:tc>
          <w:tcPr>
            <w:tcW w:w="3348" w:type="dxa"/>
          </w:tcPr>
          <w:p w:rsidR="0028321C" w:rsidRDefault="004B36C0" w:rsidP="0028321C">
            <w:pPr>
              <w:spacing w:before="60" w:after="60"/>
              <w:rPr>
                <w:rFonts w:cs="Calibri"/>
                <w:sz w:val="16"/>
              </w:rPr>
            </w:pPr>
            <w:r w:rsidRPr="004B36C0">
              <w:rPr>
                <w:rFonts w:cs="Calibri"/>
                <w:sz w:val="16"/>
              </w:rPr>
              <w:t>GetSegModeSegInfo1</w:t>
            </w:r>
          </w:p>
        </w:tc>
        <w:tc>
          <w:tcPr>
            <w:tcW w:w="3097" w:type="dxa"/>
          </w:tcPr>
          <w:p w:rsidR="0028321C" w:rsidRDefault="00F244F6" w:rsidP="0028321C">
            <w:pPr>
              <w:spacing w:before="60" w:after="60"/>
              <w:rPr>
                <w:rFonts w:cs="Calibri"/>
                <w:sz w:val="16"/>
              </w:rPr>
            </w:pPr>
            <w:r w:rsidRPr="00F244F6">
              <w:rPr>
                <w:rFonts w:cs="Calibri"/>
                <w:sz w:val="16"/>
              </w:rPr>
              <w:t>GETSEGMODSEGINFO_ADR</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F244F6" w:rsidP="0028321C">
            <w:pPr>
              <w:spacing w:before="60" w:after="60"/>
              <w:rPr>
                <w:rFonts w:cs="Calibri"/>
                <w:sz w:val="16"/>
              </w:rPr>
            </w:pPr>
            <w:r w:rsidRPr="00F244F6">
              <w:rPr>
                <w:rFonts w:cs="Calibri"/>
                <w:sz w:val="16"/>
              </w:rPr>
              <w:t>GETSEGMODSEGINFO_LEN</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4B36C0" w:rsidP="0028321C">
            <w:pPr>
              <w:spacing w:before="60" w:after="60"/>
              <w:rPr>
                <w:rFonts w:cs="Calibri"/>
                <w:sz w:val="16"/>
              </w:rPr>
            </w:pPr>
            <w:r w:rsidRPr="004B36C0">
              <w:rPr>
                <w:rFonts w:cs="Calibri"/>
                <w:sz w:val="16"/>
              </w:rPr>
              <w:t>GetSegModeMpgIdx1</w:t>
            </w:r>
          </w:p>
        </w:tc>
        <w:tc>
          <w:tcPr>
            <w:tcW w:w="3097" w:type="dxa"/>
          </w:tcPr>
          <w:p w:rsidR="0028321C" w:rsidRDefault="00F244F6" w:rsidP="0028321C">
            <w:pPr>
              <w:spacing w:before="60" w:after="60"/>
              <w:rPr>
                <w:rFonts w:cs="Calibri"/>
                <w:sz w:val="16"/>
              </w:rPr>
            </w:pPr>
            <w:r w:rsidRPr="00F244F6">
              <w:rPr>
                <w:rFonts w:cs="Calibri"/>
                <w:sz w:val="16"/>
              </w:rPr>
              <w:t>GETSEGMODMPGIDX_SRCADR</w:t>
            </w:r>
          </w:p>
        </w:tc>
        <w:tc>
          <w:tcPr>
            <w:tcW w:w="1126" w:type="dxa"/>
          </w:tcPr>
          <w:p w:rsidR="0028321C" w:rsidRDefault="004B36C0"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F244F6" w:rsidP="0028321C">
            <w:pPr>
              <w:spacing w:before="60" w:after="60"/>
              <w:rPr>
                <w:rFonts w:cs="Calibri"/>
                <w:sz w:val="16"/>
              </w:rPr>
            </w:pPr>
            <w:r w:rsidRPr="00F244F6">
              <w:rPr>
                <w:rFonts w:cs="Calibri"/>
                <w:sz w:val="16"/>
              </w:rPr>
              <w:t>GETSEGMODMPGIDX_DESTADR</w:t>
            </w:r>
          </w:p>
        </w:tc>
        <w:tc>
          <w:tcPr>
            <w:tcW w:w="1126" w:type="dxa"/>
          </w:tcPr>
          <w:p w:rsidR="0028321C" w:rsidRDefault="004B36C0" w:rsidP="0028321C">
            <w:pPr>
              <w:spacing w:before="60" w:after="60"/>
              <w:rPr>
                <w:rFonts w:cs="Calibri"/>
                <w:sz w:val="16"/>
              </w:rPr>
            </w:pPr>
            <w:r>
              <w:rPr>
                <w:rFonts w:cs="Calibri"/>
                <w:sz w:val="16"/>
              </w:rPr>
              <w:t>1</w:t>
            </w:r>
          </w:p>
        </w:tc>
      </w:tr>
      <w:tr w:rsidR="004B36C0" w:rsidRPr="00AA38E8" w:rsidTr="0028321C">
        <w:tc>
          <w:tcPr>
            <w:tcW w:w="3348" w:type="dxa"/>
          </w:tcPr>
          <w:p w:rsidR="004B36C0" w:rsidRDefault="004B36C0" w:rsidP="0028321C">
            <w:pPr>
              <w:spacing w:before="60" w:after="60"/>
              <w:rPr>
                <w:rFonts w:cs="Calibri"/>
                <w:sz w:val="16"/>
              </w:rPr>
            </w:pPr>
          </w:p>
        </w:tc>
        <w:tc>
          <w:tcPr>
            <w:tcW w:w="3097" w:type="dxa"/>
          </w:tcPr>
          <w:p w:rsidR="004B36C0" w:rsidRPr="004B36C0" w:rsidRDefault="00F244F6" w:rsidP="0028321C">
            <w:pPr>
              <w:spacing w:before="60" w:after="60"/>
              <w:rPr>
                <w:rFonts w:cs="Calibri"/>
                <w:sz w:val="16"/>
              </w:rPr>
            </w:pPr>
            <w:r w:rsidRPr="00F244F6">
              <w:rPr>
                <w:rFonts w:cs="Calibri"/>
                <w:sz w:val="16"/>
              </w:rPr>
              <w:t>GETSEGMODMPGIDX_LEN</w:t>
            </w:r>
          </w:p>
        </w:tc>
        <w:tc>
          <w:tcPr>
            <w:tcW w:w="1126" w:type="dxa"/>
          </w:tcPr>
          <w:p w:rsidR="004B36C0" w:rsidRDefault="004B36C0" w:rsidP="0028321C">
            <w:pPr>
              <w:spacing w:before="60" w:after="60"/>
              <w:rPr>
                <w:rFonts w:cs="Calibri"/>
                <w:sz w:val="16"/>
              </w:rPr>
            </w:pPr>
            <w:r>
              <w:rPr>
                <w:rFonts w:cs="Calibri"/>
                <w:sz w:val="16"/>
              </w:rPr>
              <w:t>2</w:t>
            </w:r>
          </w:p>
        </w:tc>
      </w:tr>
    </w:tbl>
    <w:p w:rsidR="0028321C" w:rsidRPr="0028321C" w:rsidRDefault="0028321C" w:rsidP="0028321C">
      <w:pPr>
        <w:rPr>
          <w:lang w:bidi="ar-SA"/>
        </w:rPr>
      </w:pPr>
    </w:p>
    <w:p w:rsidR="002B094F" w:rsidRPr="0048012A" w:rsidRDefault="002B094F" w:rsidP="002518E0">
      <w:pPr>
        <w:pStyle w:val="BodyText3"/>
        <w:rPr>
          <w:rFonts w:cs="Calibri"/>
          <w:sz w:val="20"/>
          <w:szCs w:val="20"/>
        </w:rPr>
      </w:pPr>
    </w:p>
    <w:p w:rsidR="00AC4CD8" w:rsidRPr="00DA5500" w:rsidRDefault="00AC4CD8" w:rsidP="00AC4CD8">
      <w:pPr>
        <w:pStyle w:val="Heading1"/>
        <w:ind w:left="562" w:hanging="562"/>
        <w:rPr>
          <w:rFonts w:ascii="Calibri" w:hAnsi="Calibri" w:cs="Calibri"/>
        </w:rPr>
      </w:pPr>
      <w:bookmarkStart w:id="65" w:name="_Ref87065593"/>
      <w:bookmarkStart w:id="66" w:name="_Toc338170483"/>
      <w:bookmarkStart w:id="67" w:name="_Toc375678229"/>
      <w:bookmarkStart w:id="68" w:name="_Toc418080067"/>
      <w:bookmarkStart w:id="69" w:name="_Toc421786702"/>
      <w:bookmarkStart w:id="70" w:name="_Toc450305918"/>
      <w:r w:rsidRPr="00DA5500">
        <w:rPr>
          <w:rFonts w:ascii="Calibri" w:hAnsi="Calibri" w:cs="Calibri"/>
        </w:rPr>
        <w:lastRenderedPageBreak/>
        <w:t xml:space="preserve">Software </w:t>
      </w:r>
      <w:r>
        <w:rPr>
          <w:rFonts w:ascii="Calibri" w:hAnsi="Calibri" w:cs="Calibri"/>
        </w:rPr>
        <w:t>Component</w:t>
      </w:r>
      <w:r w:rsidRPr="00DA5500">
        <w:rPr>
          <w:rFonts w:ascii="Calibri" w:hAnsi="Calibri" w:cs="Calibri"/>
        </w:rPr>
        <w:t xml:space="preserve"> Implementation</w:t>
      </w:r>
      <w:bookmarkEnd w:id="65"/>
      <w:bookmarkEnd w:id="66"/>
      <w:bookmarkEnd w:id="67"/>
      <w:bookmarkEnd w:id="68"/>
      <w:bookmarkEnd w:id="69"/>
      <w:bookmarkEnd w:id="70"/>
    </w:p>
    <w:p w:rsidR="002B094F" w:rsidRPr="00987B4A" w:rsidRDefault="002B094F" w:rsidP="00007584">
      <w:pPr>
        <w:pStyle w:val="Heading2"/>
        <w:spacing w:after="60"/>
        <w:rPr>
          <w:rFonts w:ascii="Calibri" w:hAnsi="Calibri"/>
        </w:rPr>
      </w:pPr>
      <w:bookmarkStart w:id="71" w:name="_Toc338170484"/>
      <w:bookmarkStart w:id="72" w:name="_Toc418080068"/>
      <w:bookmarkStart w:id="73" w:name="_Toc421709916"/>
      <w:bookmarkStart w:id="74" w:name="_Toc450305919"/>
      <w:r w:rsidRPr="00007584">
        <w:rPr>
          <w:rFonts w:ascii="Calibri" w:hAnsi="Calibri"/>
        </w:rPr>
        <w:t>Sub</w:t>
      </w:r>
      <w:r w:rsidRPr="00987B4A">
        <w:rPr>
          <w:rFonts w:ascii="Calibri" w:hAnsi="Calibri"/>
        </w:rPr>
        <w:t>-Module Functions</w:t>
      </w:r>
      <w:bookmarkEnd w:id="71"/>
      <w:bookmarkEnd w:id="72"/>
      <w:bookmarkEnd w:id="73"/>
      <w:bookmarkEnd w:id="74"/>
    </w:p>
    <w:p w:rsidR="00CE3348" w:rsidRPr="00AA38E8" w:rsidRDefault="00CE3348" w:rsidP="003819A2">
      <w:pPr>
        <w:pStyle w:val="Heading3"/>
      </w:pPr>
      <w:bookmarkStart w:id="75" w:name="_Toc450305920"/>
      <w:bookmarkStart w:id="76" w:name="_Toc421011518"/>
      <w:r w:rsidRPr="00AA38E8">
        <w:t xml:space="preserve">Init: </w:t>
      </w:r>
      <w:fldSimple w:instr=" DOCPROPERTY  &quot;Document Version&quot;  \* MERGEFORMAT ">
        <w:r w:rsidR="002069C0">
          <w:t>TunSelnMngt</w:t>
        </w:r>
      </w:fldSimple>
      <w:r w:rsidRPr="00AA38E8">
        <w:t>Init</w:t>
      </w:r>
      <w:r>
        <w:t>1</w:t>
      </w:r>
      <w:bookmarkEnd w:id="75"/>
    </w:p>
    <w:p w:rsidR="00CE3348" w:rsidRPr="00AA38E8" w:rsidRDefault="00CE3348" w:rsidP="008F1EEF">
      <w:pPr>
        <w:pStyle w:val="Heading4"/>
      </w:pPr>
      <w:r w:rsidRPr="00AA38E8">
        <w:t>Design Rationale</w:t>
      </w:r>
    </w:p>
    <w:p w:rsidR="00CE3348" w:rsidRPr="0028321C" w:rsidRDefault="00636F34" w:rsidP="00CE3348">
      <w:pPr>
        <w:rPr>
          <w:rFonts w:cs="Calibri"/>
        </w:rPr>
      </w:pPr>
      <w:r>
        <w:rPr>
          <w:rFonts w:cs="Calibri"/>
        </w:rPr>
        <w:t xml:space="preserve">The initialization function creates two copies of the RTE generated flash table in to RAM. A CRC is performed on each of the copies to ensure that they match. The function also adjusts the tables to load the appropriate initialization and run-time calibrations indexes that are required by the application. </w:t>
      </w:r>
    </w:p>
    <w:p w:rsidR="00CE3348" w:rsidRDefault="00CE3348" w:rsidP="008F1EEF">
      <w:pPr>
        <w:pStyle w:val="Heading4"/>
      </w:pPr>
      <w:r>
        <w:t>Processing</w:t>
      </w:r>
    </w:p>
    <w:p w:rsidR="00923D77" w:rsidRDefault="00F11E83" w:rsidP="004751F7">
      <w:pPr>
        <w:jc w:val="center"/>
      </w:pPr>
      <w:r>
        <w:object w:dxaOrig="13844" w:dyaOrig="14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pt;height:468.95pt" o:ole="">
            <v:imagedata r:id="rId14" o:title=""/>
          </v:shape>
          <o:OLEObject Type="Embed" ProgID="Visio.Drawing.11" ShapeID="_x0000_i1025" DrawAspect="Content" ObjectID="_1587977803" r:id="rId15"/>
        </w:object>
      </w:r>
    </w:p>
    <w:p w:rsidR="00482E6E" w:rsidRDefault="0036092E" w:rsidP="00923D77">
      <w:pPr>
        <w:jc w:val="center"/>
      </w:pPr>
      <w:r>
        <w:object w:dxaOrig="14259" w:dyaOrig="23068">
          <v:shape id="_x0000_i1026" type="#_x0000_t75" style="width:417.6pt;height:678.05pt" o:ole="">
            <v:imagedata r:id="rId16" o:title=""/>
          </v:shape>
          <o:OLEObject Type="Embed" ProgID="Visio.Drawing.11" ShapeID="_x0000_i1026" DrawAspect="Content" ObjectID="_1587977804" r:id="rId17"/>
        </w:object>
      </w:r>
    </w:p>
    <w:p w:rsidR="00CE3348" w:rsidRDefault="00CE3348" w:rsidP="008F1EEF">
      <w:pPr>
        <w:pStyle w:val="Heading4"/>
      </w:pPr>
      <w:r w:rsidRPr="00AA38E8">
        <w:lastRenderedPageBreak/>
        <w:t>Module Outputs</w:t>
      </w:r>
    </w:p>
    <w:p w:rsidR="00CE3348" w:rsidRPr="00007584" w:rsidRDefault="00CE3348" w:rsidP="00CE3348">
      <w:pPr>
        <w:rPr>
          <w:lang w:bidi="ar-SA"/>
        </w:rPr>
      </w:pPr>
      <w:r>
        <w:rPr>
          <w:lang w:bidi="ar-SA"/>
        </w:rPr>
        <w:t>None</w:t>
      </w:r>
    </w:p>
    <w:p w:rsidR="00793B76" w:rsidRDefault="00793B76">
      <w:pPr>
        <w:spacing w:after="0"/>
        <w:rPr>
          <w:rFonts w:ascii="Arial" w:hAnsi="Arial"/>
          <w:b/>
          <w:kern w:val="28"/>
          <w:sz w:val="24"/>
          <w:szCs w:val="20"/>
          <w:lang w:bidi="ar-SA"/>
        </w:rPr>
      </w:pPr>
      <w:r>
        <w:br w:type="page"/>
      </w:r>
    </w:p>
    <w:p w:rsidR="00B42FF8" w:rsidRPr="00AA38E8" w:rsidRDefault="00B42FF8" w:rsidP="00B42FF8">
      <w:pPr>
        <w:pStyle w:val="Heading3"/>
      </w:pPr>
      <w:bookmarkStart w:id="77" w:name="_Toc450305921"/>
      <w:r>
        <w:lastRenderedPageBreak/>
        <w:t>Per</w:t>
      </w:r>
      <w:r w:rsidRPr="00AA38E8">
        <w:t xml:space="preserve">: </w:t>
      </w:r>
      <w:fldSimple w:instr=" DOCPROPERTY  &quot;Document Version&quot;  \* MERGEFORMAT ">
        <w:r w:rsidR="002069C0">
          <w:t>TunSelnMngt</w:t>
        </w:r>
      </w:fldSimple>
      <w:r>
        <w:t>Per1</w:t>
      </w:r>
      <w:bookmarkEnd w:id="77"/>
    </w:p>
    <w:p w:rsidR="00B42FF8" w:rsidRPr="00AA38E8" w:rsidRDefault="00B42FF8" w:rsidP="00B42FF8">
      <w:pPr>
        <w:pStyle w:val="Heading4"/>
      </w:pPr>
      <w:r w:rsidRPr="00AA38E8">
        <w:t>Design Rationale</w:t>
      </w:r>
    </w:p>
    <w:p w:rsidR="00B42FF8" w:rsidRDefault="00B42FF8" w:rsidP="00B42FF8">
      <w:pPr>
        <w:pStyle w:val="Heading4"/>
      </w:pPr>
      <w:r>
        <w:t>Processing</w:t>
      </w:r>
    </w:p>
    <w:p w:rsidR="00B42FF8" w:rsidRDefault="0036092E" w:rsidP="004751F7">
      <w:pPr>
        <w:jc w:val="center"/>
      </w:pPr>
      <w:r>
        <w:object w:dxaOrig="9822" w:dyaOrig="11737">
          <v:shape id="_x0000_i1027" type="#_x0000_t75" style="width:490.85pt;height:587.25pt" o:ole="">
            <v:imagedata r:id="rId18" o:title=""/>
          </v:shape>
          <o:OLEObject Type="Embed" ProgID="Visio.Drawing.11" ShapeID="_x0000_i1027" DrawAspect="Content" ObjectID="_1587977805" r:id="rId19"/>
        </w:object>
      </w:r>
    </w:p>
    <w:p w:rsidR="00CC112B" w:rsidRDefault="0036092E" w:rsidP="004751F7">
      <w:pPr>
        <w:jc w:val="center"/>
      </w:pPr>
      <w:r>
        <w:object w:dxaOrig="17719" w:dyaOrig="10637">
          <v:shape id="_x0000_i1028" type="#_x0000_t75" style="width:522.8pt;height:314.3pt" o:ole="">
            <v:imagedata r:id="rId20" o:title=""/>
          </v:shape>
          <o:OLEObject Type="Embed" ProgID="Visio.Drawing.11" ShapeID="_x0000_i1028" DrawAspect="Content" ObjectID="_1587977806" r:id="rId21"/>
        </w:object>
      </w:r>
    </w:p>
    <w:p w:rsidR="00CC112B" w:rsidRPr="0028321C" w:rsidRDefault="00CC112B" w:rsidP="004751F7">
      <w:pPr>
        <w:jc w:val="center"/>
        <w:rPr>
          <w:lang w:bidi="ar-SA"/>
        </w:rPr>
      </w:pPr>
    </w:p>
    <w:p w:rsidR="00B42FF8" w:rsidRDefault="00B42FF8" w:rsidP="00B42FF8">
      <w:pPr>
        <w:pStyle w:val="Heading4"/>
      </w:pPr>
      <w:r w:rsidRPr="00AA38E8">
        <w:t>Module Outputs</w:t>
      </w:r>
    </w:p>
    <w:p w:rsidR="00B42FF8" w:rsidRPr="00007584" w:rsidRDefault="00B42FF8" w:rsidP="00B42FF8">
      <w:pPr>
        <w:rPr>
          <w:lang w:bidi="ar-SA"/>
        </w:rPr>
      </w:pPr>
      <w:r>
        <w:rPr>
          <w:lang w:bidi="ar-SA"/>
        </w:rPr>
        <w:t>None</w:t>
      </w:r>
    </w:p>
    <w:p w:rsidR="0028321C" w:rsidRDefault="0028321C">
      <w:pPr>
        <w:spacing w:after="0"/>
        <w:rPr>
          <w:rFonts w:cs="Calibri"/>
          <w:b/>
          <w:kern w:val="28"/>
          <w:sz w:val="28"/>
          <w:szCs w:val="20"/>
          <w:lang w:bidi="ar-SA"/>
        </w:rPr>
      </w:pPr>
      <w:r>
        <w:rPr>
          <w:rFonts w:cs="Calibri"/>
        </w:rPr>
        <w:br w:type="page"/>
      </w:r>
    </w:p>
    <w:p w:rsidR="002B094F" w:rsidRPr="008C6874" w:rsidRDefault="008C6874" w:rsidP="008C6874">
      <w:pPr>
        <w:pStyle w:val="Heading2"/>
        <w:spacing w:after="60"/>
        <w:rPr>
          <w:rFonts w:ascii="Calibri" w:hAnsi="Calibri"/>
        </w:rPr>
      </w:pPr>
      <w:bookmarkStart w:id="78" w:name="_Toc450305922"/>
      <w:bookmarkEnd w:id="76"/>
      <w:r>
        <w:rPr>
          <w:rFonts w:ascii="Calibri" w:hAnsi="Calibri"/>
        </w:rPr>
        <w:lastRenderedPageBreak/>
        <w:t xml:space="preserve">Server </w:t>
      </w:r>
      <w:r w:rsidR="0028321C">
        <w:rPr>
          <w:rFonts w:ascii="Calibri" w:hAnsi="Calibri"/>
        </w:rPr>
        <w:t>R</w:t>
      </w:r>
      <w:r w:rsidR="0028321C" w:rsidRPr="008C6874">
        <w:rPr>
          <w:rFonts w:ascii="Calibri" w:hAnsi="Calibri"/>
        </w:rPr>
        <w:t>unnables</w:t>
      </w:r>
      <w:bookmarkEnd w:id="78"/>
      <w:r w:rsidR="002B094F" w:rsidRPr="008C6874">
        <w:rPr>
          <w:rFonts w:ascii="Calibri" w:hAnsi="Calibri"/>
        </w:rPr>
        <w:t xml:space="preserve"> </w:t>
      </w:r>
    </w:p>
    <w:p w:rsidR="008C6874" w:rsidRPr="00AA38E8" w:rsidRDefault="0034245D" w:rsidP="008F1EEF">
      <w:pPr>
        <w:pStyle w:val="Heading3"/>
      </w:pPr>
      <w:bookmarkStart w:id="79" w:name="_Toc382301471"/>
      <w:bookmarkStart w:id="80" w:name="_Toc383698997"/>
      <w:bookmarkStart w:id="81" w:name="_Toc450305923"/>
      <w:bookmarkEnd w:id="79"/>
      <w:bookmarkEnd w:id="80"/>
      <w:proofErr w:type="spellStart"/>
      <w:r>
        <w:t>CopyCalPageReq</w:t>
      </w:r>
      <w:bookmarkEnd w:id="81"/>
      <w:proofErr w:type="spellEnd"/>
    </w:p>
    <w:p w:rsidR="008C6874" w:rsidRPr="00AA38E8" w:rsidRDefault="008C6874" w:rsidP="008F1EEF">
      <w:pPr>
        <w:pStyle w:val="Heading4"/>
      </w:pPr>
      <w:bookmarkStart w:id="82" w:name="_Toc421011525"/>
      <w:r w:rsidRPr="00AA38E8">
        <w:t>Design Rationale</w:t>
      </w:r>
      <w:bookmarkEnd w:id="82"/>
    </w:p>
    <w:p w:rsidR="0028321C" w:rsidRDefault="0034245D" w:rsidP="0028321C">
      <w:pPr>
        <w:rPr>
          <w:lang w:bidi="ar-SA"/>
        </w:rPr>
      </w:pPr>
      <w:bookmarkStart w:id="83" w:name="_Toc421011526"/>
      <w:r>
        <w:rPr>
          <w:lang w:bidi="ar-SA"/>
        </w:rPr>
        <w:t xml:space="preserve">This function is called by the XCP master and queues the copy of the calibrations contained in the selected group, or segment, into the RAM buffer. The actual copy is performed by </w:t>
      </w:r>
      <w:proofErr w:type="spellStart"/>
      <w:r>
        <w:rPr>
          <w:lang w:bidi="ar-SA"/>
        </w:rPr>
        <w:t>TunSelnMngt’s</w:t>
      </w:r>
      <w:proofErr w:type="spellEnd"/>
      <w:r>
        <w:rPr>
          <w:lang w:bidi="ar-SA"/>
        </w:rPr>
        <w:t xml:space="preserve"> main periodic function, but </w:t>
      </w:r>
      <w:proofErr w:type="gramStart"/>
      <w:r>
        <w:rPr>
          <w:lang w:bidi="ar-SA"/>
        </w:rPr>
        <w:t>this runnable logs</w:t>
      </w:r>
      <w:proofErr w:type="gramEnd"/>
      <w:r>
        <w:rPr>
          <w:lang w:bidi="ar-SA"/>
        </w:rPr>
        <w:t xml:space="preserve"> the current state of </w:t>
      </w:r>
      <w:proofErr w:type="spellStart"/>
      <w:r>
        <w:rPr>
          <w:lang w:bidi="ar-SA"/>
        </w:rPr>
        <w:t>TunSelnMngt</w:t>
      </w:r>
      <w:proofErr w:type="spellEnd"/>
      <w:r>
        <w:rPr>
          <w:lang w:bidi="ar-SA"/>
        </w:rPr>
        <w:t xml:space="preserve"> and marks the copy in progress.</w:t>
      </w:r>
    </w:p>
    <w:p w:rsidR="008C6874" w:rsidRDefault="008C6874" w:rsidP="008F1EEF">
      <w:pPr>
        <w:pStyle w:val="Heading4"/>
      </w:pPr>
      <w:r w:rsidRPr="00AA38E8" w:rsidDel="00793E2B">
        <w:t xml:space="preserve"> </w:t>
      </w:r>
      <w:bookmarkStart w:id="84" w:name="_Toc421011527"/>
      <w:bookmarkEnd w:id="83"/>
      <w:r w:rsidRPr="00AA38E8">
        <w:t>(Processing of function)………</w:t>
      </w:r>
      <w:bookmarkEnd w:id="84"/>
    </w:p>
    <w:p w:rsidR="0034245D" w:rsidRPr="0034245D" w:rsidRDefault="0034245D" w:rsidP="0034245D">
      <w:pPr>
        <w:rPr>
          <w:lang w:bidi="ar-SA"/>
        </w:rPr>
      </w:pPr>
    </w:p>
    <w:p w:rsidR="0034245D" w:rsidRPr="0034245D" w:rsidRDefault="00247961" w:rsidP="0034245D">
      <w:pPr>
        <w:jc w:val="center"/>
        <w:rPr>
          <w:lang w:bidi="ar-SA"/>
        </w:rPr>
      </w:pPr>
      <w:r>
        <w:object w:dxaOrig="8054" w:dyaOrig="7858">
          <v:shape id="_x0000_i1029" type="#_x0000_t75" style="width:402.55pt;height:393.2pt" o:ole="">
            <v:imagedata r:id="rId22" o:title=""/>
          </v:shape>
          <o:OLEObject Type="Embed" ProgID="Visio.Drawing.11" ShapeID="_x0000_i1029" DrawAspect="Content" ObjectID="_1587977807" r:id="rId23"/>
        </w:object>
      </w:r>
    </w:p>
    <w:p w:rsidR="0028321C" w:rsidRDefault="0028321C" w:rsidP="0028321C">
      <w:pPr>
        <w:jc w:val="center"/>
      </w:pPr>
    </w:p>
    <w:p w:rsidR="0028321C" w:rsidRDefault="0028321C" w:rsidP="008F1EEF">
      <w:pPr>
        <w:pStyle w:val="Heading4"/>
      </w:pPr>
      <w:r>
        <w:t>Module Outputs</w:t>
      </w:r>
    </w:p>
    <w:p w:rsidR="0028321C" w:rsidRDefault="0028321C" w:rsidP="008C6874">
      <w:pPr>
        <w:rPr>
          <w:lang w:bidi="ar-SA"/>
        </w:rPr>
      </w:pPr>
      <w:r>
        <w:rPr>
          <w:lang w:bidi="ar-SA"/>
        </w:rPr>
        <w:t>None</w:t>
      </w:r>
    </w:p>
    <w:p w:rsidR="0034245D" w:rsidRDefault="0034245D">
      <w:pPr>
        <w:spacing w:after="0"/>
        <w:rPr>
          <w:lang w:bidi="ar-SA"/>
        </w:rPr>
      </w:pPr>
      <w:r>
        <w:rPr>
          <w:lang w:bidi="ar-SA"/>
        </w:rPr>
        <w:br w:type="page"/>
      </w:r>
    </w:p>
    <w:p w:rsidR="0034245D" w:rsidRPr="008F1EEF" w:rsidRDefault="0034245D" w:rsidP="008F1EEF">
      <w:pPr>
        <w:pStyle w:val="Heading3"/>
      </w:pPr>
      <w:bookmarkStart w:id="85" w:name="_Toc447290396"/>
      <w:bookmarkStart w:id="86" w:name="_Toc447290640"/>
      <w:bookmarkStart w:id="87" w:name="_Toc447290793"/>
      <w:bookmarkStart w:id="88" w:name="_Toc450305924"/>
      <w:bookmarkEnd w:id="85"/>
      <w:bookmarkEnd w:id="86"/>
      <w:bookmarkEnd w:id="87"/>
      <w:proofErr w:type="spellStart"/>
      <w:r w:rsidRPr="008F1EEF">
        <w:lastRenderedPageBreak/>
        <w:t>GetCalPageReq</w:t>
      </w:r>
      <w:bookmarkEnd w:id="88"/>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This function is called by the XCP master and returns the page with the request XCP and ECU access for a given segment.</w:t>
      </w:r>
    </w:p>
    <w:p w:rsidR="0034245D" w:rsidRPr="003819A2" w:rsidRDefault="0034245D" w:rsidP="008F1EEF">
      <w:pPr>
        <w:pStyle w:val="Heading4"/>
      </w:pPr>
      <w:r w:rsidRPr="003819A2" w:rsidDel="00793E2B">
        <w:t xml:space="preserve"> </w:t>
      </w:r>
      <w:r w:rsidRPr="003819A2">
        <w:t>(Processing of function)………</w:t>
      </w:r>
    </w:p>
    <w:p w:rsidR="0034245D" w:rsidRDefault="0034245D" w:rsidP="0034245D">
      <w:pPr>
        <w:rPr>
          <w:lang w:bidi="ar-SA"/>
        </w:rPr>
      </w:pPr>
    </w:p>
    <w:p w:rsidR="0034245D" w:rsidRPr="0034245D" w:rsidRDefault="00247961" w:rsidP="0034245D">
      <w:pPr>
        <w:jc w:val="center"/>
        <w:rPr>
          <w:lang w:bidi="ar-SA"/>
        </w:rPr>
      </w:pPr>
      <w:r>
        <w:object w:dxaOrig="14799" w:dyaOrig="7329">
          <v:shape id="_x0000_i1030" type="#_x0000_t75" style="width:496.5pt;height:246.7pt" o:ole="">
            <v:imagedata r:id="rId24" o:title=""/>
          </v:shape>
          <o:OLEObject Type="Embed" ProgID="Visio.Drawing.11" ShapeID="_x0000_i1030" DrawAspect="Content" ObjectID="_1587977808" r:id="rId25"/>
        </w:object>
      </w:r>
    </w:p>
    <w:p w:rsidR="0034245D" w:rsidRDefault="0034245D" w:rsidP="008F1EEF">
      <w:pPr>
        <w:pStyle w:val="Heading4"/>
      </w:pPr>
      <w:r>
        <w:t>Module Outputs</w:t>
      </w:r>
    </w:p>
    <w:p w:rsidR="0034245D" w:rsidRDefault="0034245D" w:rsidP="0034245D">
      <w:pPr>
        <w:rPr>
          <w:lang w:bidi="ar-SA"/>
        </w:rPr>
      </w:pPr>
      <w:r>
        <w:rPr>
          <w:lang w:bidi="ar-SA"/>
        </w:rPr>
        <w:t>None</w:t>
      </w:r>
    </w:p>
    <w:p w:rsidR="0034245D" w:rsidRDefault="0034245D">
      <w:pPr>
        <w:spacing w:after="0"/>
        <w:rPr>
          <w:lang w:bidi="ar-SA"/>
        </w:rPr>
      </w:pPr>
      <w:r>
        <w:rPr>
          <w:lang w:bidi="ar-SA"/>
        </w:rPr>
        <w:br w:type="page"/>
      </w:r>
    </w:p>
    <w:p w:rsidR="0034245D" w:rsidRPr="00AA38E8" w:rsidRDefault="0034245D" w:rsidP="008F1EEF">
      <w:pPr>
        <w:pStyle w:val="Heading3"/>
      </w:pPr>
      <w:bookmarkStart w:id="89" w:name="_Toc450305925"/>
      <w:proofErr w:type="spellStart"/>
      <w:r>
        <w:lastRenderedPageBreak/>
        <w:t>GetSegInfoReq</w:t>
      </w:r>
      <w:bookmarkEnd w:id="89"/>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This function is called by the XCP master and returns the requested information for the provided segment.</w:t>
      </w:r>
    </w:p>
    <w:p w:rsidR="0034245D" w:rsidRDefault="0034245D" w:rsidP="008F1EEF">
      <w:pPr>
        <w:pStyle w:val="Heading4"/>
      </w:pPr>
      <w:r w:rsidRPr="00AA38E8" w:rsidDel="00793E2B">
        <w:t xml:space="preserve"> </w:t>
      </w:r>
      <w:r w:rsidRPr="00AA38E8">
        <w:t>(Processing of function)………</w:t>
      </w:r>
    </w:p>
    <w:p w:rsidR="0034245D" w:rsidRPr="0034245D" w:rsidRDefault="00283261" w:rsidP="0034245D">
      <w:pPr>
        <w:jc w:val="center"/>
        <w:rPr>
          <w:lang w:bidi="ar-SA"/>
        </w:rPr>
      </w:pPr>
      <w:r w:rsidRPr="00283261">
        <w:t xml:space="preserve"> </w:t>
      </w:r>
      <w:r w:rsidR="00247961">
        <w:object w:dxaOrig="13348" w:dyaOrig="5979">
          <v:shape id="_x0000_i1031" type="#_x0000_t75" style="width:496.5pt;height:222.25pt" o:ole="">
            <v:imagedata r:id="rId26" o:title=""/>
          </v:shape>
          <o:OLEObject Type="Embed" ProgID="Visio.Drawing.11" ShapeID="_x0000_i1031" DrawAspect="Content" ObjectID="_1587977809" r:id="rId27"/>
        </w:object>
      </w:r>
    </w:p>
    <w:p w:rsidR="0034245D" w:rsidRDefault="0034245D" w:rsidP="008F1EEF">
      <w:pPr>
        <w:pStyle w:val="Heading4"/>
      </w:pPr>
      <w:r>
        <w:t>Module Outputs</w:t>
      </w:r>
    </w:p>
    <w:p w:rsidR="0034245D" w:rsidRDefault="0034245D" w:rsidP="0034245D">
      <w:pPr>
        <w:rPr>
          <w:lang w:bidi="ar-SA"/>
        </w:rPr>
      </w:pPr>
      <w:r>
        <w:rPr>
          <w:lang w:bidi="ar-SA"/>
        </w:rPr>
        <w:t>None</w:t>
      </w:r>
    </w:p>
    <w:p w:rsidR="0034245D" w:rsidRDefault="0034245D">
      <w:pPr>
        <w:spacing w:after="0"/>
        <w:rPr>
          <w:lang w:bidi="ar-SA"/>
        </w:rPr>
      </w:pPr>
      <w:r>
        <w:rPr>
          <w:lang w:bidi="ar-SA"/>
        </w:rPr>
        <w:br w:type="page"/>
      </w:r>
    </w:p>
    <w:p w:rsidR="0034245D" w:rsidRPr="00AA38E8" w:rsidRDefault="0034245D" w:rsidP="008F1EEF">
      <w:pPr>
        <w:pStyle w:val="Heading3"/>
      </w:pPr>
      <w:bookmarkStart w:id="90" w:name="_Toc450305926"/>
      <w:proofErr w:type="spellStart"/>
      <w:r>
        <w:lastRenderedPageBreak/>
        <w:t>OnlineTunRamAdrMpg</w:t>
      </w:r>
      <w:bookmarkEnd w:id="90"/>
      <w:proofErr w:type="spellEnd"/>
    </w:p>
    <w:p w:rsidR="0034245D" w:rsidRPr="00AA38E8" w:rsidRDefault="0034245D" w:rsidP="008F1EEF">
      <w:pPr>
        <w:pStyle w:val="Heading4"/>
      </w:pPr>
      <w:r w:rsidRPr="00AA38E8">
        <w:t>Design Rationale</w:t>
      </w:r>
    </w:p>
    <w:p w:rsidR="0034245D" w:rsidRDefault="0034245D" w:rsidP="0034245D">
      <w:pPr>
        <w:rPr>
          <w:lang w:bidi="ar-SA"/>
        </w:rPr>
      </w:pPr>
      <w:r>
        <w:rPr>
          <w:lang w:bidi="ar-SA"/>
        </w:rPr>
        <w:t xml:space="preserve">This function is called by the XCP master. During tuning, tools such as </w:t>
      </w:r>
      <w:proofErr w:type="spellStart"/>
      <w:r>
        <w:rPr>
          <w:lang w:bidi="ar-SA"/>
        </w:rPr>
        <w:t>eTool</w:t>
      </w:r>
      <w:proofErr w:type="spellEnd"/>
      <w:r>
        <w:rPr>
          <w:lang w:bidi="ar-SA"/>
        </w:rPr>
        <w:t xml:space="preserve"> and </w:t>
      </w:r>
      <w:proofErr w:type="spellStart"/>
      <w:r>
        <w:rPr>
          <w:lang w:bidi="ar-SA"/>
        </w:rPr>
        <w:t>CANape</w:t>
      </w:r>
      <w:proofErr w:type="spellEnd"/>
      <w:r>
        <w:rPr>
          <w:lang w:bidi="ar-SA"/>
        </w:rPr>
        <w:t xml:space="preserve"> will read calibration values from their flash addresses because that is how the A2L file is defined. However, when the calibrations are access from RAM, the user does not always know the exact address the calibration is located. This function calculates the RAM address for a given calibration to the XCP function for reading and writing.</w:t>
      </w:r>
    </w:p>
    <w:p w:rsidR="0034245D" w:rsidRDefault="0034245D" w:rsidP="008F1EEF">
      <w:pPr>
        <w:pStyle w:val="Heading4"/>
      </w:pPr>
      <w:r w:rsidRPr="00AA38E8" w:rsidDel="00793E2B">
        <w:t xml:space="preserve"> </w:t>
      </w:r>
      <w:r w:rsidRPr="00AA38E8">
        <w:t>(Processing of function)………</w:t>
      </w:r>
    </w:p>
    <w:p w:rsidR="0034245D" w:rsidRDefault="0034245D" w:rsidP="0034245D">
      <w:pPr>
        <w:rPr>
          <w:lang w:bidi="ar-SA"/>
        </w:rPr>
      </w:pPr>
    </w:p>
    <w:p w:rsidR="0034245D" w:rsidRPr="0034245D" w:rsidRDefault="00A32B65" w:rsidP="0034245D">
      <w:pPr>
        <w:jc w:val="center"/>
        <w:rPr>
          <w:lang w:bidi="ar-SA"/>
        </w:rPr>
      </w:pPr>
      <w:r>
        <w:object w:dxaOrig="14747" w:dyaOrig="10806">
          <v:shape id="_x0000_i1032" type="#_x0000_t75" style="width:484.6pt;height:355.6pt" o:ole="">
            <v:imagedata r:id="rId28" o:title=""/>
          </v:shape>
          <o:OLEObject Type="Embed" ProgID="Visio.Drawing.11" ShapeID="_x0000_i1032" DrawAspect="Content" ObjectID="_1587977810" r:id="rId29"/>
        </w:object>
      </w:r>
    </w:p>
    <w:p w:rsidR="0034245D" w:rsidRDefault="0034245D" w:rsidP="008F1EEF">
      <w:pPr>
        <w:pStyle w:val="Heading4"/>
      </w:pPr>
      <w:r>
        <w:t>Module Outputs</w:t>
      </w:r>
    </w:p>
    <w:p w:rsidR="0034245D" w:rsidRDefault="0034245D" w:rsidP="0034245D">
      <w:pPr>
        <w:rPr>
          <w:lang w:bidi="ar-SA"/>
        </w:rPr>
      </w:pPr>
      <w:r>
        <w:rPr>
          <w:lang w:bidi="ar-SA"/>
        </w:rPr>
        <w:t>None</w:t>
      </w:r>
    </w:p>
    <w:p w:rsidR="00A51C66" w:rsidRDefault="00A51C66">
      <w:pPr>
        <w:spacing w:after="0"/>
        <w:rPr>
          <w:lang w:bidi="ar-SA"/>
        </w:rPr>
      </w:pPr>
      <w:r>
        <w:rPr>
          <w:lang w:bidi="ar-SA"/>
        </w:rPr>
        <w:br w:type="page"/>
      </w:r>
    </w:p>
    <w:p w:rsidR="00A51C66" w:rsidRPr="00AA38E8" w:rsidRDefault="00A51C66" w:rsidP="008F1EEF">
      <w:pPr>
        <w:pStyle w:val="Heading3"/>
      </w:pPr>
      <w:bookmarkStart w:id="91" w:name="_Toc450305927"/>
      <w:proofErr w:type="spellStart"/>
      <w:r>
        <w:lastRenderedPageBreak/>
        <w:t>SetCalPageReq</w:t>
      </w:r>
      <w:bookmarkEnd w:id="91"/>
      <w:proofErr w:type="spellEnd"/>
    </w:p>
    <w:p w:rsidR="00A51C66" w:rsidRPr="00AA38E8" w:rsidRDefault="00A51C66" w:rsidP="008F1EEF">
      <w:pPr>
        <w:pStyle w:val="Heading4"/>
      </w:pPr>
      <w:r w:rsidRPr="00AA38E8">
        <w:t>Design Rationale</w:t>
      </w:r>
    </w:p>
    <w:p w:rsidR="00A51C66" w:rsidRDefault="00A51C66" w:rsidP="00A51C66">
      <w:pPr>
        <w:rPr>
          <w:lang w:bidi="ar-SA"/>
        </w:rPr>
      </w:pPr>
      <w:r>
        <w:rPr>
          <w:lang w:bidi="ar-SA"/>
        </w:rPr>
        <w:t xml:space="preserve">This function is called by the XCP master. This function will set the status of the calibration page for a given segment. </w:t>
      </w:r>
    </w:p>
    <w:p w:rsidR="00A51C66" w:rsidRDefault="00A51C66" w:rsidP="008F1EEF">
      <w:pPr>
        <w:pStyle w:val="Heading4"/>
      </w:pPr>
      <w:r w:rsidRPr="00AA38E8" w:rsidDel="00793E2B">
        <w:t xml:space="preserve"> </w:t>
      </w:r>
      <w:r w:rsidRPr="00AA38E8">
        <w:t>(Processing of function)………</w:t>
      </w:r>
    </w:p>
    <w:p w:rsidR="00A51C66" w:rsidRDefault="00A51C66" w:rsidP="00A51C66">
      <w:pPr>
        <w:rPr>
          <w:lang w:bidi="ar-SA"/>
        </w:rPr>
      </w:pPr>
    </w:p>
    <w:p w:rsidR="00A51C66" w:rsidRPr="0034245D" w:rsidRDefault="002069C0" w:rsidP="00A51C66">
      <w:pPr>
        <w:jc w:val="center"/>
        <w:rPr>
          <w:lang w:bidi="ar-SA"/>
        </w:rPr>
      </w:pPr>
      <w:r>
        <w:object w:dxaOrig="16121" w:dyaOrig="7262">
          <v:shape id="_x0000_i1033" type="#_x0000_t75" style="width:496.5pt;height:223.5pt" o:ole="">
            <v:imagedata r:id="rId30" o:title=""/>
          </v:shape>
          <o:OLEObject Type="Embed" ProgID="Visio.Drawing.11" ShapeID="_x0000_i1033" DrawAspect="Content" ObjectID="_1587977811" r:id="rId31"/>
        </w:object>
      </w:r>
    </w:p>
    <w:p w:rsidR="00A51C66" w:rsidRDefault="00A51C66" w:rsidP="008F1EEF">
      <w:pPr>
        <w:pStyle w:val="Heading4"/>
      </w:pPr>
      <w:r>
        <w:t>Module Outputs</w:t>
      </w:r>
    </w:p>
    <w:p w:rsidR="00A51C66" w:rsidRDefault="00A51C66" w:rsidP="00A51C66">
      <w:pPr>
        <w:rPr>
          <w:lang w:bidi="ar-SA"/>
        </w:rPr>
      </w:pPr>
      <w:r>
        <w:rPr>
          <w:lang w:bidi="ar-SA"/>
        </w:rPr>
        <w:t>None</w:t>
      </w:r>
    </w:p>
    <w:p w:rsidR="00A51C66" w:rsidRDefault="00A51C66" w:rsidP="0034245D">
      <w:pPr>
        <w:rPr>
          <w:lang w:bidi="ar-SA"/>
        </w:rPr>
      </w:pPr>
    </w:p>
    <w:p w:rsidR="0028321C" w:rsidRDefault="0028321C">
      <w:pPr>
        <w:spacing w:after="0"/>
        <w:rPr>
          <w:lang w:bidi="ar-SA"/>
        </w:rPr>
      </w:pPr>
      <w:r>
        <w:rPr>
          <w:lang w:bidi="ar-SA"/>
        </w:rPr>
        <w:br w:type="page"/>
      </w:r>
    </w:p>
    <w:p w:rsidR="008C6874" w:rsidRPr="008F1EEF" w:rsidRDefault="008C6874" w:rsidP="008F1EEF">
      <w:pPr>
        <w:pStyle w:val="Heading2"/>
      </w:pPr>
      <w:bookmarkStart w:id="92" w:name="_Toc447290415"/>
      <w:bookmarkStart w:id="93" w:name="_Toc447290659"/>
      <w:bookmarkStart w:id="94" w:name="_Toc447290800"/>
      <w:bookmarkStart w:id="95" w:name="_Toc447290417"/>
      <w:bookmarkStart w:id="96" w:name="_Toc447290661"/>
      <w:bookmarkStart w:id="97" w:name="_Toc447290802"/>
      <w:bookmarkStart w:id="98" w:name="_Toc447290418"/>
      <w:bookmarkStart w:id="99" w:name="_Toc447290662"/>
      <w:bookmarkStart w:id="100" w:name="_Toc447290803"/>
      <w:bookmarkStart w:id="101" w:name="_Toc447290423"/>
      <w:bookmarkStart w:id="102" w:name="_Toc447290667"/>
      <w:bookmarkStart w:id="103" w:name="_Toc447290808"/>
      <w:bookmarkStart w:id="104" w:name="_Toc447290428"/>
      <w:bookmarkStart w:id="105" w:name="_Toc447290672"/>
      <w:bookmarkStart w:id="106" w:name="_Toc447290813"/>
      <w:bookmarkStart w:id="107" w:name="_Toc447290433"/>
      <w:bookmarkStart w:id="108" w:name="_Toc447290677"/>
      <w:bookmarkStart w:id="109" w:name="_Toc447290818"/>
      <w:bookmarkStart w:id="110" w:name="_Toc447290438"/>
      <w:bookmarkStart w:id="111" w:name="_Toc447290682"/>
      <w:bookmarkStart w:id="112" w:name="_Toc447290823"/>
      <w:bookmarkStart w:id="113" w:name="_Toc447290443"/>
      <w:bookmarkStart w:id="114" w:name="_Toc447290687"/>
      <w:bookmarkStart w:id="115" w:name="_Toc447290828"/>
      <w:bookmarkStart w:id="116" w:name="_Toc447290448"/>
      <w:bookmarkStart w:id="117" w:name="_Toc447290692"/>
      <w:bookmarkStart w:id="118" w:name="_Toc447290833"/>
      <w:bookmarkStart w:id="119" w:name="_Toc447290453"/>
      <w:bookmarkStart w:id="120" w:name="_Toc447290697"/>
      <w:bookmarkStart w:id="121" w:name="_Toc447290838"/>
      <w:bookmarkStart w:id="122" w:name="_Toc447290454"/>
      <w:bookmarkStart w:id="123" w:name="_Toc447290698"/>
      <w:bookmarkStart w:id="124" w:name="_Toc447290839"/>
      <w:bookmarkStart w:id="125" w:name="_Toc447290455"/>
      <w:bookmarkStart w:id="126" w:name="_Toc447290699"/>
      <w:bookmarkStart w:id="127" w:name="_Toc447290840"/>
      <w:bookmarkStart w:id="128" w:name="_Ref382299966"/>
      <w:bookmarkStart w:id="129" w:name="_Toc421011529"/>
      <w:bookmarkStart w:id="130" w:name="_Toc450305928"/>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Pr="008F1EEF">
        <w:lastRenderedPageBreak/>
        <w:t>Interrupt Functions</w:t>
      </w:r>
      <w:bookmarkEnd w:id="128"/>
      <w:bookmarkEnd w:id="129"/>
      <w:bookmarkEnd w:id="130"/>
    </w:p>
    <w:p w:rsidR="002B094F" w:rsidRPr="003C2407" w:rsidRDefault="003C2407" w:rsidP="008C6874">
      <w:pPr>
        <w:rPr>
          <w:rFonts w:cs="Calibri"/>
        </w:rPr>
      </w:pPr>
      <w:r w:rsidRPr="003C2407">
        <w:rPr>
          <w:rFonts w:cs="Calibri"/>
        </w:rPr>
        <w:t>None</w:t>
      </w:r>
    </w:p>
    <w:p w:rsidR="002B094F" w:rsidRPr="008C6874" w:rsidRDefault="002B094F" w:rsidP="008C6874">
      <w:pPr>
        <w:pStyle w:val="Heading2"/>
        <w:spacing w:after="60"/>
        <w:rPr>
          <w:rFonts w:ascii="Calibri" w:hAnsi="Calibri" w:cs="Calibri"/>
        </w:rPr>
      </w:pPr>
      <w:bookmarkStart w:id="131" w:name="_Toc338170485"/>
      <w:bookmarkStart w:id="132" w:name="_Toc418080074"/>
      <w:bookmarkStart w:id="133" w:name="_Toc421709919"/>
      <w:bookmarkStart w:id="134" w:name="_Toc450305929"/>
      <w:r w:rsidRPr="008C6874">
        <w:rPr>
          <w:rFonts w:ascii="Calibri" w:hAnsi="Calibri" w:cs="Calibri"/>
        </w:rPr>
        <w:t>Module Internal (Local) Functions</w:t>
      </w:r>
      <w:bookmarkEnd w:id="131"/>
      <w:bookmarkEnd w:id="132"/>
      <w:bookmarkEnd w:id="133"/>
      <w:bookmarkEnd w:id="134"/>
    </w:p>
    <w:p w:rsidR="008C6874" w:rsidRPr="00AA38E8" w:rsidRDefault="008F1EEF" w:rsidP="008F1EEF">
      <w:pPr>
        <w:pStyle w:val="Heading3"/>
      </w:pPr>
      <w:bookmarkStart w:id="135" w:name="_Toc450305930"/>
      <w:proofErr w:type="spellStart"/>
      <w:r>
        <w:t>SwtCalIdx</w:t>
      </w:r>
      <w:bookmarkEnd w:id="135"/>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8F1EEF" w:rsidP="00CE3348">
            <w:pPr>
              <w:spacing w:before="60"/>
              <w:rPr>
                <w:rFonts w:cs="Calibri"/>
                <w:sz w:val="16"/>
              </w:rPr>
            </w:pPr>
            <w:proofErr w:type="spellStart"/>
            <w:r w:rsidRPr="008F1EEF">
              <w:rPr>
                <w:rFonts w:cs="Calibri"/>
                <w:sz w:val="16"/>
              </w:rPr>
              <w:t>SwtCalIdx</w:t>
            </w:r>
            <w:proofErr w:type="spellEnd"/>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EC616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8C6874" w:rsidRDefault="008C6874" w:rsidP="008F1EEF">
      <w:pPr>
        <w:pStyle w:val="Heading4"/>
      </w:pPr>
      <w:bookmarkStart w:id="136" w:name="_Toc421011541"/>
      <w:r>
        <w:t>Design Rationale</w:t>
      </w:r>
    </w:p>
    <w:p w:rsidR="00EC6167" w:rsidRPr="00EC6167" w:rsidRDefault="00EC6167" w:rsidP="004751F7">
      <w:r>
        <w:rPr>
          <w:lang w:bidi="ar-SA"/>
        </w:rPr>
        <w:t xml:space="preserve">This function manages the RAM buffer access and switches the calibration index between the two copies in RAM. </w:t>
      </w:r>
    </w:p>
    <w:p w:rsidR="008C6874" w:rsidRDefault="008C6874" w:rsidP="008F1EEF">
      <w:pPr>
        <w:pStyle w:val="Heading4"/>
      </w:pPr>
      <w:r>
        <w:t>Processing</w:t>
      </w:r>
      <w:bookmarkEnd w:id="136"/>
    </w:p>
    <w:p w:rsidR="008F1EEF" w:rsidRDefault="00AF3920" w:rsidP="003C2407">
      <w:pPr>
        <w:jc w:val="center"/>
      </w:pPr>
      <w:r>
        <w:rPr>
          <w:noProof/>
          <w:lang w:bidi="ar-SA"/>
        </w:rPr>
        <w:drawing>
          <wp:inline distT="0" distB="0" distL="0" distR="0" wp14:anchorId="2D3898C4" wp14:editId="6F495B76">
            <wp:extent cx="4061460" cy="3799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1460" cy="3799840"/>
                    </a:xfrm>
                    <a:prstGeom prst="rect">
                      <a:avLst/>
                    </a:prstGeom>
                    <a:noFill/>
                    <a:ln>
                      <a:noFill/>
                    </a:ln>
                  </pic:spPr>
                </pic:pic>
              </a:graphicData>
            </a:graphic>
          </wp:inline>
        </w:drawing>
      </w:r>
    </w:p>
    <w:p w:rsidR="008F1EEF" w:rsidRDefault="008F1EEF">
      <w:pPr>
        <w:spacing w:after="0"/>
        <w:rPr>
          <w:rFonts w:ascii="Arial" w:hAnsi="Arial"/>
          <w:b/>
          <w:kern w:val="28"/>
          <w:sz w:val="24"/>
          <w:szCs w:val="20"/>
          <w:lang w:bidi="ar-SA"/>
        </w:rPr>
      </w:pPr>
      <w:r>
        <w:br w:type="page"/>
      </w:r>
    </w:p>
    <w:p w:rsidR="008F1EEF" w:rsidRPr="00AA38E8" w:rsidRDefault="008F1EEF" w:rsidP="008F1EEF">
      <w:pPr>
        <w:pStyle w:val="Heading3"/>
      </w:pPr>
      <w:bookmarkStart w:id="137" w:name="_Toc450305931"/>
      <w:proofErr w:type="spellStart"/>
      <w:r>
        <w:lastRenderedPageBreak/>
        <w:t>IdxChgMngt</w:t>
      </w:r>
      <w:bookmarkEnd w:id="137"/>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9"/>
        <w:gridCol w:w="3813"/>
        <w:gridCol w:w="1524"/>
        <w:gridCol w:w="925"/>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IdxChgMngt</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4751F7" w:rsidP="006A1616">
            <w:pPr>
              <w:spacing w:before="60"/>
              <w:rPr>
                <w:rFonts w:cs="Calibri"/>
                <w:sz w:val="16"/>
              </w:rPr>
            </w:pPr>
            <w:r>
              <w:rPr>
                <w:rFonts w:cs="Calibri"/>
                <w:sz w:val="16"/>
              </w:rPr>
              <w:t>SeldIdx_Cnt_T_u08</w:t>
            </w:r>
          </w:p>
        </w:tc>
        <w:tc>
          <w:tcPr>
            <w:tcW w:w="990" w:type="dxa"/>
          </w:tcPr>
          <w:p w:rsidR="008F1EEF" w:rsidRPr="00AA38E8" w:rsidRDefault="004751F7" w:rsidP="006A1616">
            <w:pPr>
              <w:spacing w:before="60"/>
              <w:rPr>
                <w:rFonts w:cs="Calibri"/>
                <w:sz w:val="16"/>
              </w:rPr>
            </w:pPr>
            <w:r>
              <w:rPr>
                <w:rFonts w:cs="Calibri"/>
                <w:sz w:val="16"/>
              </w:rPr>
              <w:t>Uint8</w:t>
            </w:r>
          </w:p>
        </w:tc>
        <w:tc>
          <w:tcPr>
            <w:tcW w:w="990" w:type="dxa"/>
          </w:tcPr>
          <w:p w:rsidR="008F1EEF" w:rsidRPr="00AA38E8" w:rsidRDefault="004751F7" w:rsidP="006A1616">
            <w:pPr>
              <w:spacing w:before="60"/>
              <w:rPr>
                <w:rFonts w:cs="Calibri"/>
                <w:sz w:val="16"/>
              </w:rPr>
            </w:pPr>
            <w:r>
              <w:rPr>
                <w:rFonts w:cs="Calibri"/>
                <w:sz w:val="16"/>
              </w:rPr>
              <w:t>0</w:t>
            </w:r>
          </w:p>
        </w:tc>
        <w:tc>
          <w:tcPr>
            <w:tcW w:w="990" w:type="dxa"/>
          </w:tcPr>
          <w:p w:rsidR="008F1EEF" w:rsidRPr="00AA38E8" w:rsidRDefault="004751F7" w:rsidP="006A1616">
            <w:pPr>
              <w:spacing w:before="60"/>
              <w:rPr>
                <w:rFonts w:cs="Calibri"/>
                <w:sz w:val="16"/>
              </w:rPr>
            </w:pPr>
            <w:r>
              <w:rPr>
                <w:rFonts w:cs="Calibri"/>
                <w:sz w:val="16"/>
              </w:rPr>
              <w:t>255</w:t>
            </w:r>
          </w:p>
        </w:tc>
      </w:tr>
      <w:tr w:rsidR="004751F7" w:rsidRPr="00AA38E8" w:rsidTr="006A1616">
        <w:tc>
          <w:tcPr>
            <w:tcW w:w="1779" w:type="dxa"/>
          </w:tcPr>
          <w:p w:rsidR="004751F7" w:rsidRPr="00AA38E8" w:rsidRDefault="004751F7" w:rsidP="006A1616">
            <w:pPr>
              <w:spacing w:before="60"/>
              <w:rPr>
                <w:rFonts w:cs="Calibri"/>
                <w:b/>
                <w:bCs/>
                <w:sz w:val="16"/>
              </w:rPr>
            </w:pPr>
          </w:p>
        </w:tc>
        <w:tc>
          <w:tcPr>
            <w:tcW w:w="4179" w:type="dxa"/>
          </w:tcPr>
          <w:p w:rsidR="004751F7" w:rsidRDefault="004751F7" w:rsidP="006A1616">
            <w:pPr>
              <w:spacing w:before="60"/>
              <w:rPr>
                <w:rFonts w:cs="Calibri"/>
                <w:sz w:val="16"/>
              </w:rPr>
            </w:pPr>
            <w:r>
              <w:rPr>
                <w:rFonts w:cs="Calibri"/>
                <w:sz w:val="16"/>
              </w:rPr>
              <w:t>GendCalTblSize_Cnt_T_u08</w:t>
            </w:r>
          </w:p>
        </w:tc>
        <w:tc>
          <w:tcPr>
            <w:tcW w:w="990" w:type="dxa"/>
          </w:tcPr>
          <w:p w:rsidR="004751F7" w:rsidRPr="00AA38E8" w:rsidRDefault="004751F7" w:rsidP="006A1616">
            <w:pPr>
              <w:spacing w:before="60"/>
              <w:rPr>
                <w:rFonts w:cs="Calibri"/>
                <w:sz w:val="16"/>
              </w:rPr>
            </w:pPr>
            <w:r>
              <w:rPr>
                <w:rFonts w:cs="Calibri"/>
                <w:sz w:val="16"/>
              </w:rPr>
              <w:t>Uint8</w:t>
            </w:r>
          </w:p>
        </w:tc>
        <w:tc>
          <w:tcPr>
            <w:tcW w:w="990" w:type="dxa"/>
          </w:tcPr>
          <w:p w:rsidR="004751F7" w:rsidRPr="00AA38E8" w:rsidRDefault="004751F7" w:rsidP="006A1616">
            <w:pPr>
              <w:spacing w:before="60"/>
              <w:rPr>
                <w:rFonts w:cs="Calibri"/>
                <w:sz w:val="16"/>
              </w:rPr>
            </w:pPr>
            <w:r>
              <w:rPr>
                <w:rFonts w:cs="Calibri"/>
                <w:sz w:val="16"/>
              </w:rPr>
              <w:t>0</w:t>
            </w:r>
          </w:p>
        </w:tc>
        <w:tc>
          <w:tcPr>
            <w:tcW w:w="990" w:type="dxa"/>
          </w:tcPr>
          <w:p w:rsidR="004751F7" w:rsidRPr="00AA38E8" w:rsidRDefault="004751F7" w:rsidP="006A1616">
            <w:pPr>
              <w:spacing w:before="60"/>
              <w:rPr>
                <w:rFonts w:cs="Calibri"/>
                <w:sz w:val="16"/>
              </w:rPr>
            </w:pPr>
            <w:r>
              <w:rPr>
                <w:rFonts w:cs="Calibri"/>
                <w:sz w:val="16"/>
              </w:rPr>
              <w:t>255</w:t>
            </w:r>
          </w:p>
        </w:tc>
      </w:tr>
      <w:tr w:rsidR="004751F7" w:rsidRPr="00AA38E8" w:rsidTr="006A1616">
        <w:tc>
          <w:tcPr>
            <w:tcW w:w="1779" w:type="dxa"/>
          </w:tcPr>
          <w:p w:rsidR="004751F7" w:rsidRPr="00AA38E8" w:rsidRDefault="004751F7" w:rsidP="006A1616">
            <w:pPr>
              <w:spacing w:before="60"/>
              <w:rPr>
                <w:rFonts w:cs="Calibri"/>
                <w:b/>
                <w:bCs/>
                <w:sz w:val="16"/>
              </w:rPr>
            </w:pPr>
          </w:p>
        </w:tc>
        <w:tc>
          <w:tcPr>
            <w:tcW w:w="4179" w:type="dxa"/>
          </w:tcPr>
          <w:p w:rsidR="004751F7" w:rsidRDefault="004751F7" w:rsidP="006A1616">
            <w:pPr>
              <w:spacing w:before="60"/>
              <w:rPr>
                <w:rFonts w:cs="Calibri"/>
                <w:sz w:val="16"/>
              </w:rPr>
            </w:pPr>
            <w:proofErr w:type="spellStart"/>
            <w:r>
              <w:rPr>
                <w:rFonts w:cs="Calibri"/>
                <w:sz w:val="16"/>
              </w:rPr>
              <w:t>GendCalTbl_T_rec</w:t>
            </w:r>
            <w:proofErr w:type="spellEnd"/>
          </w:p>
        </w:tc>
        <w:tc>
          <w:tcPr>
            <w:tcW w:w="990" w:type="dxa"/>
          </w:tcPr>
          <w:p w:rsidR="004751F7" w:rsidRPr="00AA38E8" w:rsidRDefault="004751F7" w:rsidP="006A1616">
            <w:pPr>
              <w:spacing w:before="60"/>
              <w:rPr>
                <w:rFonts w:cs="Calibri"/>
                <w:sz w:val="16"/>
              </w:rPr>
            </w:pPr>
            <w:r w:rsidRPr="004751F7">
              <w:rPr>
                <w:rFonts w:cs="Calibri"/>
                <w:sz w:val="16"/>
              </w:rPr>
              <w:t>TunSelnIdxTblRec1</w:t>
            </w:r>
            <w:r>
              <w:rPr>
                <w:rFonts w:cs="Calibri"/>
                <w:sz w:val="16"/>
              </w:rPr>
              <w:t>*</w:t>
            </w:r>
          </w:p>
        </w:tc>
        <w:tc>
          <w:tcPr>
            <w:tcW w:w="990" w:type="dxa"/>
          </w:tcPr>
          <w:p w:rsidR="004751F7" w:rsidRPr="00AA38E8" w:rsidRDefault="004751F7" w:rsidP="006A1616">
            <w:pPr>
              <w:spacing w:before="60"/>
              <w:rPr>
                <w:rFonts w:cs="Calibri"/>
                <w:sz w:val="16"/>
              </w:rPr>
            </w:pPr>
            <w:r>
              <w:rPr>
                <w:rFonts w:cs="Calibri"/>
                <w:sz w:val="16"/>
              </w:rPr>
              <w:t>0</w:t>
            </w:r>
          </w:p>
        </w:tc>
        <w:tc>
          <w:tcPr>
            <w:tcW w:w="990" w:type="dxa"/>
          </w:tcPr>
          <w:p w:rsidR="004751F7" w:rsidRPr="00AA38E8" w:rsidRDefault="004751F7" w:rsidP="006A1616">
            <w:pPr>
              <w:spacing w:before="60"/>
              <w:rPr>
                <w:rFonts w:cs="Calibri"/>
                <w:sz w:val="16"/>
              </w:rPr>
            </w:pPr>
            <w:r w:rsidRPr="004751F7">
              <w:rPr>
                <w:rFonts w:cs="Calibri"/>
                <w:sz w:val="16"/>
              </w:rPr>
              <w:t>4294967295</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5237B9" w:rsidP="006A1616">
            <w:pPr>
              <w:spacing w:before="60"/>
              <w:rPr>
                <w:rFonts w:cs="Calibri"/>
                <w:sz w:val="16"/>
              </w:rPr>
            </w:pPr>
            <w:proofErr w:type="spellStart"/>
            <w:r>
              <w:rPr>
                <w:rFonts w:cs="Calibri"/>
                <w:sz w:val="16"/>
              </w:rPr>
              <w:t>IdxFound_Cnt_T_logl</w:t>
            </w:r>
            <w:proofErr w:type="spellEnd"/>
          </w:p>
        </w:tc>
        <w:tc>
          <w:tcPr>
            <w:tcW w:w="990" w:type="dxa"/>
          </w:tcPr>
          <w:p w:rsidR="008F1EEF" w:rsidRPr="00AA38E8" w:rsidRDefault="005237B9" w:rsidP="006A1616">
            <w:pPr>
              <w:spacing w:before="60"/>
              <w:rPr>
                <w:rFonts w:cs="Calibri"/>
                <w:sz w:val="16"/>
              </w:rPr>
            </w:pPr>
            <w:r>
              <w:rPr>
                <w:rFonts w:cs="Calibri"/>
                <w:sz w:val="16"/>
              </w:rPr>
              <w:t>Boolean</w:t>
            </w:r>
          </w:p>
        </w:tc>
        <w:tc>
          <w:tcPr>
            <w:tcW w:w="990" w:type="dxa"/>
          </w:tcPr>
          <w:p w:rsidR="008F1EEF" w:rsidRPr="00AA38E8" w:rsidRDefault="005237B9" w:rsidP="006A1616">
            <w:pPr>
              <w:spacing w:before="60"/>
              <w:rPr>
                <w:rFonts w:cs="Calibri"/>
                <w:sz w:val="16"/>
              </w:rPr>
            </w:pPr>
            <w:r>
              <w:rPr>
                <w:rFonts w:cs="Calibri"/>
                <w:sz w:val="16"/>
              </w:rPr>
              <w:t>FALSE</w:t>
            </w:r>
          </w:p>
        </w:tc>
        <w:tc>
          <w:tcPr>
            <w:tcW w:w="990" w:type="dxa"/>
          </w:tcPr>
          <w:p w:rsidR="008F1EEF" w:rsidRPr="00AA38E8" w:rsidRDefault="005237B9" w:rsidP="006A1616">
            <w:pPr>
              <w:spacing w:before="60"/>
              <w:rPr>
                <w:rFonts w:cs="Calibri"/>
                <w:sz w:val="16"/>
              </w:rPr>
            </w:pPr>
            <w:r>
              <w:rPr>
                <w:rFonts w:cs="Calibri"/>
                <w:sz w:val="16"/>
              </w:rPr>
              <w:t>TRUE</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8F1EEF" w:rsidP="008F1EEF">
      <w:pPr>
        <w:rPr>
          <w:lang w:bidi="ar-SA"/>
        </w:rPr>
      </w:pPr>
    </w:p>
    <w:p w:rsidR="002B4FBF" w:rsidRDefault="006B5D7E" w:rsidP="004751F7">
      <w:pPr>
        <w:jc w:val="center"/>
        <w:rPr>
          <w:lang w:bidi="ar-SA"/>
        </w:rPr>
      </w:pPr>
      <w:r>
        <w:object w:dxaOrig="7689" w:dyaOrig="6508">
          <v:shape id="_x0000_i1034" type="#_x0000_t75" style="width:385.65pt;height:326.2pt" o:ole="">
            <v:imagedata r:id="rId33" o:title=""/>
          </v:shape>
          <o:OLEObject Type="Embed" ProgID="Visio.Drawing.11" ShapeID="_x0000_i1034" DrawAspect="Content" ObjectID="_1587977812" r:id="rId34"/>
        </w:object>
      </w:r>
    </w:p>
    <w:p w:rsidR="008F1EEF" w:rsidRDefault="008F1EEF">
      <w:pPr>
        <w:spacing w:after="0"/>
      </w:pPr>
      <w:r>
        <w:br w:type="page"/>
      </w:r>
    </w:p>
    <w:p w:rsidR="005A7417" w:rsidRDefault="005A7417">
      <w:pPr>
        <w:spacing w:after="0"/>
      </w:pPr>
    </w:p>
    <w:p w:rsidR="005A7417" w:rsidRDefault="008E50D6" w:rsidP="00D33513">
      <w:pPr>
        <w:spacing w:after="0"/>
        <w:jc w:val="center"/>
        <w:rPr>
          <w:rFonts w:ascii="Arial" w:hAnsi="Arial"/>
          <w:b/>
          <w:kern w:val="28"/>
          <w:sz w:val="24"/>
          <w:szCs w:val="20"/>
          <w:lang w:bidi="ar-SA"/>
        </w:rPr>
      </w:pPr>
      <w:r>
        <w:object w:dxaOrig="21326" w:dyaOrig="16082">
          <v:shape id="_x0000_i1035" type="#_x0000_t75" style="width:487.1pt;height:365pt" o:ole="">
            <v:imagedata r:id="rId35" o:title=""/>
          </v:shape>
          <o:OLEObject Type="Embed" ProgID="Visio.Drawing.11" ShapeID="_x0000_i1035" DrawAspect="Content" ObjectID="_1587977813" r:id="rId36"/>
        </w:object>
      </w:r>
    </w:p>
    <w:p w:rsidR="00A067B6" w:rsidRDefault="00A067B6">
      <w:pPr>
        <w:spacing w:after="0"/>
      </w:pPr>
    </w:p>
    <w:p w:rsidR="005A7417" w:rsidRDefault="008E50D6">
      <w:pPr>
        <w:spacing w:after="0"/>
        <w:rPr>
          <w:rFonts w:ascii="Arial" w:hAnsi="Arial"/>
          <w:b/>
          <w:kern w:val="28"/>
          <w:sz w:val="24"/>
          <w:szCs w:val="20"/>
          <w:lang w:bidi="ar-SA"/>
        </w:rPr>
      </w:pPr>
      <w:r>
        <w:object w:dxaOrig="20752" w:dyaOrig="13303">
          <v:shape id="_x0000_i1036" type="#_x0000_t75" style="width:492.1pt;height:313.65pt" o:ole="">
            <v:imagedata r:id="rId37" o:title=""/>
          </v:shape>
          <o:OLEObject Type="Embed" ProgID="Visio.Drawing.11" ShapeID="_x0000_i1036" DrawAspect="Content" ObjectID="_1587977814" r:id="rId38"/>
        </w:object>
      </w:r>
    </w:p>
    <w:p w:rsidR="00A067B6" w:rsidRDefault="00A067B6">
      <w:pPr>
        <w:spacing w:after="0"/>
        <w:rPr>
          <w:rFonts w:ascii="Arial" w:hAnsi="Arial"/>
          <w:b/>
          <w:kern w:val="28"/>
          <w:sz w:val="24"/>
          <w:szCs w:val="20"/>
          <w:lang w:bidi="ar-SA"/>
        </w:rPr>
      </w:pPr>
      <w:r>
        <w:br w:type="page"/>
      </w:r>
    </w:p>
    <w:p w:rsidR="008F1EEF" w:rsidRPr="00AA38E8" w:rsidRDefault="008F1EEF" w:rsidP="008F1EEF">
      <w:pPr>
        <w:pStyle w:val="Heading3"/>
      </w:pPr>
      <w:bookmarkStart w:id="138" w:name="_Toc450305932"/>
      <w:r>
        <w:lastRenderedPageBreak/>
        <w:t>MemCopy32Bit</w:t>
      </w:r>
      <w:bookmarkEnd w:id="13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4155"/>
        <w:gridCol w:w="987"/>
        <w:gridCol w:w="986"/>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r>
              <w:rPr>
                <w:rFonts w:cs="Calibri"/>
                <w:sz w:val="16"/>
              </w:rPr>
              <w:t>MemCopy32Bit</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1250DD" w:rsidRPr="00AA38E8" w:rsidTr="006A1616">
        <w:tc>
          <w:tcPr>
            <w:tcW w:w="1779" w:type="dxa"/>
          </w:tcPr>
          <w:p w:rsidR="001250DD" w:rsidRPr="00AA38E8" w:rsidRDefault="001250DD" w:rsidP="006A1616">
            <w:pPr>
              <w:spacing w:before="60"/>
              <w:rPr>
                <w:rFonts w:cs="Calibri"/>
                <w:b/>
                <w:bCs/>
                <w:sz w:val="16"/>
              </w:rPr>
            </w:pPr>
            <w:r w:rsidRPr="00AA38E8">
              <w:rPr>
                <w:rFonts w:cs="Calibri"/>
                <w:b/>
                <w:bCs/>
                <w:sz w:val="16"/>
              </w:rPr>
              <w:t xml:space="preserve">Arguments Passed </w:t>
            </w:r>
          </w:p>
        </w:tc>
        <w:tc>
          <w:tcPr>
            <w:tcW w:w="4179" w:type="dxa"/>
          </w:tcPr>
          <w:p w:rsidR="001250DD" w:rsidRPr="00AA38E8" w:rsidRDefault="001250DD" w:rsidP="006A1616">
            <w:pPr>
              <w:spacing w:before="60"/>
              <w:rPr>
                <w:rFonts w:cs="Calibri"/>
                <w:sz w:val="16"/>
              </w:rPr>
            </w:pPr>
            <w:proofErr w:type="spellStart"/>
            <w:r>
              <w:rPr>
                <w:rFonts w:cs="Calibri"/>
                <w:sz w:val="16"/>
              </w:rPr>
              <w:t>Des_Arg</w:t>
            </w:r>
            <w:proofErr w:type="spellEnd"/>
          </w:p>
        </w:tc>
        <w:tc>
          <w:tcPr>
            <w:tcW w:w="990" w:type="dxa"/>
          </w:tcPr>
          <w:p w:rsidR="001250DD" w:rsidRPr="00AA38E8" w:rsidRDefault="001250DD" w:rsidP="006A1616">
            <w:pPr>
              <w:spacing w:before="60"/>
              <w:rPr>
                <w:rFonts w:cs="Calibri"/>
                <w:sz w:val="16"/>
              </w:rPr>
            </w:pPr>
            <w:r>
              <w:rPr>
                <w:rFonts w:cs="Calibri"/>
                <w:sz w:val="16"/>
              </w:rPr>
              <w:t>Void</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sidRPr="001250DD">
              <w:rPr>
                <w:rFonts w:cs="Calibri"/>
                <w:sz w:val="16"/>
              </w:rPr>
              <w:t>4294967295</w:t>
            </w:r>
          </w:p>
        </w:tc>
      </w:tr>
      <w:tr w:rsidR="001250DD" w:rsidRPr="00AA38E8" w:rsidTr="006A1616">
        <w:tc>
          <w:tcPr>
            <w:tcW w:w="1779" w:type="dxa"/>
          </w:tcPr>
          <w:p w:rsidR="001250DD" w:rsidRPr="00AA38E8" w:rsidRDefault="001250DD" w:rsidP="006A1616">
            <w:pPr>
              <w:spacing w:before="60"/>
              <w:rPr>
                <w:rFonts w:cs="Calibri"/>
                <w:b/>
                <w:bCs/>
                <w:sz w:val="16"/>
              </w:rPr>
            </w:pPr>
          </w:p>
        </w:tc>
        <w:tc>
          <w:tcPr>
            <w:tcW w:w="4179" w:type="dxa"/>
          </w:tcPr>
          <w:p w:rsidR="001250DD" w:rsidRDefault="001250DD" w:rsidP="006A1616">
            <w:pPr>
              <w:spacing w:before="60"/>
              <w:rPr>
                <w:rFonts w:cs="Calibri"/>
                <w:sz w:val="16"/>
              </w:rPr>
            </w:pPr>
            <w:proofErr w:type="spellStart"/>
            <w:r>
              <w:rPr>
                <w:rFonts w:cs="Calibri"/>
                <w:sz w:val="16"/>
              </w:rPr>
              <w:t>Src_Arg</w:t>
            </w:r>
            <w:proofErr w:type="spellEnd"/>
          </w:p>
        </w:tc>
        <w:tc>
          <w:tcPr>
            <w:tcW w:w="990" w:type="dxa"/>
          </w:tcPr>
          <w:p w:rsidR="001250DD" w:rsidRPr="00AA38E8" w:rsidRDefault="001250DD" w:rsidP="006A1616">
            <w:pPr>
              <w:spacing w:before="60"/>
              <w:rPr>
                <w:rFonts w:cs="Calibri"/>
                <w:sz w:val="16"/>
              </w:rPr>
            </w:pPr>
            <w:r>
              <w:rPr>
                <w:rFonts w:cs="Calibri"/>
                <w:sz w:val="16"/>
              </w:rPr>
              <w:t>Void</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sidRPr="001250DD">
              <w:rPr>
                <w:rFonts w:cs="Calibri"/>
                <w:sz w:val="16"/>
              </w:rPr>
              <w:t>4294967295</w:t>
            </w:r>
          </w:p>
        </w:tc>
      </w:tr>
      <w:tr w:rsidR="001250DD" w:rsidRPr="00AA38E8" w:rsidTr="006A1616">
        <w:tc>
          <w:tcPr>
            <w:tcW w:w="1779" w:type="dxa"/>
          </w:tcPr>
          <w:p w:rsidR="001250DD" w:rsidRPr="00AA38E8" w:rsidRDefault="001250DD" w:rsidP="006A1616">
            <w:pPr>
              <w:spacing w:before="60"/>
              <w:rPr>
                <w:rFonts w:cs="Calibri"/>
                <w:b/>
                <w:bCs/>
                <w:sz w:val="16"/>
              </w:rPr>
            </w:pPr>
          </w:p>
        </w:tc>
        <w:tc>
          <w:tcPr>
            <w:tcW w:w="4179" w:type="dxa"/>
          </w:tcPr>
          <w:p w:rsidR="001250DD" w:rsidRDefault="001250DD" w:rsidP="006A1616">
            <w:pPr>
              <w:spacing w:before="60"/>
              <w:rPr>
                <w:rFonts w:cs="Calibri"/>
                <w:sz w:val="16"/>
              </w:rPr>
            </w:pPr>
            <w:proofErr w:type="spellStart"/>
            <w:r>
              <w:rPr>
                <w:rFonts w:cs="Calibri"/>
                <w:sz w:val="16"/>
              </w:rPr>
              <w:t>Len_Arg</w:t>
            </w:r>
            <w:proofErr w:type="spellEnd"/>
          </w:p>
        </w:tc>
        <w:tc>
          <w:tcPr>
            <w:tcW w:w="990" w:type="dxa"/>
          </w:tcPr>
          <w:p w:rsidR="001250DD" w:rsidRPr="00AA38E8" w:rsidRDefault="001250DD" w:rsidP="006A1616">
            <w:pPr>
              <w:spacing w:before="60"/>
              <w:rPr>
                <w:rFonts w:cs="Calibri"/>
                <w:sz w:val="16"/>
              </w:rPr>
            </w:pPr>
            <w:r>
              <w:rPr>
                <w:rFonts w:cs="Calibri"/>
                <w:sz w:val="16"/>
              </w:rPr>
              <w:t>Uint16</w:t>
            </w:r>
          </w:p>
        </w:tc>
        <w:tc>
          <w:tcPr>
            <w:tcW w:w="990" w:type="dxa"/>
          </w:tcPr>
          <w:p w:rsidR="001250DD" w:rsidRPr="00AA38E8" w:rsidRDefault="001250DD" w:rsidP="006A1616">
            <w:pPr>
              <w:spacing w:before="60"/>
              <w:rPr>
                <w:rFonts w:cs="Calibri"/>
                <w:sz w:val="16"/>
              </w:rPr>
            </w:pPr>
            <w:r>
              <w:rPr>
                <w:rFonts w:cs="Calibri"/>
                <w:sz w:val="16"/>
              </w:rPr>
              <w:t>0</w:t>
            </w:r>
          </w:p>
        </w:tc>
        <w:tc>
          <w:tcPr>
            <w:tcW w:w="990" w:type="dxa"/>
          </w:tcPr>
          <w:p w:rsidR="001250DD" w:rsidRPr="00AA38E8" w:rsidRDefault="001250DD" w:rsidP="006A1616">
            <w:pPr>
              <w:spacing w:before="60"/>
              <w:rPr>
                <w:rFonts w:cs="Calibri"/>
                <w:sz w:val="16"/>
              </w:rPr>
            </w:pPr>
            <w:r>
              <w:rPr>
                <w:rFonts w:cs="Calibri"/>
                <w:sz w:val="16"/>
              </w:rPr>
              <w:t>65535</w:t>
            </w:r>
          </w:p>
        </w:tc>
      </w:tr>
      <w:tr w:rsidR="001250DD" w:rsidRPr="00AA38E8" w:rsidTr="006A1616">
        <w:tc>
          <w:tcPr>
            <w:tcW w:w="1779" w:type="dxa"/>
          </w:tcPr>
          <w:p w:rsidR="001250DD" w:rsidRPr="00AA38E8" w:rsidRDefault="001250DD" w:rsidP="006A1616">
            <w:pPr>
              <w:spacing w:before="60"/>
              <w:rPr>
                <w:rFonts w:cs="Calibri"/>
                <w:b/>
                <w:bCs/>
                <w:sz w:val="16"/>
              </w:rPr>
            </w:pPr>
            <w:r w:rsidRPr="00AA38E8">
              <w:rPr>
                <w:rFonts w:cs="Calibri"/>
                <w:b/>
                <w:bCs/>
                <w:sz w:val="16"/>
              </w:rPr>
              <w:t>Return Value</w:t>
            </w:r>
          </w:p>
        </w:tc>
        <w:tc>
          <w:tcPr>
            <w:tcW w:w="4179" w:type="dxa"/>
          </w:tcPr>
          <w:p w:rsidR="001250DD" w:rsidRPr="00AA38E8" w:rsidRDefault="001250DD" w:rsidP="006A1616">
            <w:pPr>
              <w:spacing w:before="60"/>
              <w:rPr>
                <w:rFonts w:cs="Calibri"/>
                <w:sz w:val="16"/>
              </w:rPr>
            </w:pPr>
            <w:r>
              <w:rPr>
                <w:rFonts w:cs="Calibri"/>
                <w:sz w:val="16"/>
              </w:rPr>
              <w:t>N/A</w:t>
            </w:r>
          </w:p>
        </w:tc>
        <w:tc>
          <w:tcPr>
            <w:tcW w:w="990" w:type="dxa"/>
          </w:tcPr>
          <w:p w:rsidR="001250DD" w:rsidRPr="00AA38E8" w:rsidRDefault="001250DD" w:rsidP="006A1616">
            <w:pPr>
              <w:spacing w:before="60"/>
              <w:rPr>
                <w:rFonts w:cs="Calibri"/>
                <w:sz w:val="16"/>
              </w:rPr>
            </w:pPr>
          </w:p>
        </w:tc>
        <w:tc>
          <w:tcPr>
            <w:tcW w:w="990" w:type="dxa"/>
          </w:tcPr>
          <w:p w:rsidR="001250DD" w:rsidRPr="00AA38E8" w:rsidRDefault="001250DD" w:rsidP="006A1616">
            <w:pPr>
              <w:spacing w:before="60"/>
              <w:rPr>
                <w:rFonts w:cs="Calibri"/>
                <w:sz w:val="16"/>
              </w:rPr>
            </w:pPr>
          </w:p>
        </w:tc>
        <w:tc>
          <w:tcPr>
            <w:tcW w:w="990" w:type="dxa"/>
          </w:tcPr>
          <w:p w:rsidR="001250DD" w:rsidRPr="00AA38E8" w:rsidRDefault="001250DD" w:rsidP="006A1616">
            <w:pPr>
              <w:spacing w:before="60"/>
              <w:rPr>
                <w:rFonts w:cs="Calibri"/>
                <w:sz w:val="16"/>
              </w:rPr>
            </w:pPr>
          </w:p>
        </w:tc>
      </w:tr>
    </w:tbl>
    <w:p w:rsidR="001250DD" w:rsidRDefault="008F1EEF" w:rsidP="004751F7">
      <w:pPr>
        <w:pStyle w:val="Heading4"/>
      </w:pPr>
      <w:r>
        <w:t>Design Rationale</w:t>
      </w:r>
    </w:p>
    <w:p w:rsidR="001250DD" w:rsidRPr="006A1616" w:rsidRDefault="001250DD" w:rsidP="001250DD">
      <w:r>
        <w:t>The 32-bit mem copy function is used to move calibration pointers from flash to RAM. The void pointers are internally assigned to a uint32 pointer before the processing loop begins.</w:t>
      </w:r>
    </w:p>
    <w:p w:rsidR="001250DD" w:rsidRDefault="001250DD" w:rsidP="001250DD">
      <w:pPr>
        <w:pStyle w:val="Heading4"/>
      </w:pPr>
      <w:r>
        <w:t>Processing</w:t>
      </w:r>
    </w:p>
    <w:p w:rsidR="001250DD" w:rsidRPr="006A1616" w:rsidRDefault="001250DD" w:rsidP="001250DD">
      <w:pPr>
        <w:rPr>
          <w:lang w:bidi="ar-SA"/>
        </w:rPr>
      </w:pPr>
    </w:p>
    <w:p w:rsidR="001250DD" w:rsidRPr="006A1616" w:rsidRDefault="009A3A73" w:rsidP="001250DD">
      <w:pPr>
        <w:jc w:val="center"/>
        <w:rPr>
          <w:lang w:bidi="ar-SA"/>
        </w:rPr>
      </w:pPr>
      <w:r>
        <w:object w:dxaOrig="8616" w:dyaOrig="3459">
          <v:shape id="_x0000_i1037" type="#_x0000_t75" style="width:6in;height:173.45pt" o:ole="">
            <v:imagedata r:id="rId39" o:title=""/>
          </v:shape>
          <o:OLEObject Type="Embed" ProgID="Visio.Drawing.11" ShapeID="_x0000_i1037" DrawAspect="Content" ObjectID="_1587977815" r:id="rId40"/>
        </w:object>
      </w:r>
    </w:p>
    <w:p w:rsidR="008F1EEF" w:rsidRDefault="008F1EEF" w:rsidP="008F1EEF">
      <w:pPr>
        <w:rPr>
          <w:lang w:bidi="ar-SA"/>
        </w:rPr>
      </w:pPr>
    </w:p>
    <w:p w:rsidR="008F1EEF" w:rsidRDefault="008F1EEF">
      <w:pPr>
        <w:spacing w:after="0"/>
        <w:rPr>
          <w:lang w:bidi="ar-SA"/>
        </w:rPr>
      </w:pPr>
      <w:r>
        <w:rPr>
          <w:lang w:bidi="ar-SA"/>
        </w:rPr>
        <w:br w:type="page"/>
      </w:r>
    </w:p>
    <w:p w:rsidR="008F1EEF" w:rsidRPr="00AA38E8" w:rsidRDefault="008F1EEF" w:rsidP="008F1EEF">
      <w:pPr>
        <w:pStyle w:val="Heading3"/>
      </w:pPr>
      <w:bookmarkStart w:id="139" w:name="_Toc450305933"/>
      <w:r>
        <w:lastRenderedPageBreak/>
        <w:t>MemCopy8Bit</w:t>
      </w:r>
      <w:bookmarkEnd w:id="13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4155"/>
        <w:gridCol w:w="987"/>
        <w:gridCol w:w="986"/>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8F1EEF">
            <w:pPr>
              <w:spacing w:before="60"/>
              <w:rPr>
                <w:rFonts w:cs="Calibri"/>
                <w:sz w:val="16"/>
              </w:rPr>
            </w:pPr>
            <w:r>
              <w:rPr>
                <w:rFonts w:cs="Calibri"/>
                <w:sz w:val="16"/>
              </w:rPr>
              <w:t>MemCopy8Bit</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6A1616" w:rsidP="006A1616">
            <w:pPr>
              <w:spacing w:before="60"/>
              <w:rPr>
                <w:rFonts w:cs="Calibri"/>
                <w:sz w:val="16"/>
              </w:rPr>
            </w:pPr>
            <w:proofErr w:type="spellStart"/>
            <w:r>
              <w:rPr>
                <w:rFonts w:cs="Calibri"/>
                <w:sz w:val="16"/>
              </w:rPr>
              <w:t>Des_Arg</w:t>
            </w:r>
            <w:proofErr w:type="spellEnd"/>
          </w:p>
        </w:tc>
        <w:tc>
          <w:tcPr>
            <w:tcW w:w="990" w:type="dxa"/>
          </w:tcPr>
          <w:p w:rsidR="008F1EEF" w:rsidRPr="00AA38E8" w:rsidRDefault="006A1616" w:rsidP="006A1616">
            <w:pPr>
              <w:spacing w:before="60"/>
              <w:rPr>
                <w:rFonts w:cs="Calibri"/>
                <w:sz w:val="16"/>
              </w:rPr>
            </w:pPr>
            <w:r>
              <w:rPr>
                <w:rFonts w:cs="Calibri"/>
                <w:sz w:val="16"/>
              </w:rPr>
              <w:t>Void</w:t>
            </w:r>
          </w:p>
        </w:tc>
        <w:tc>
          <w:tcPr>
            <w:tcW w:w="990" w:type="dxa"/>
          </w:tcPr>
          <w:p w:rsidR="008F1EEF" w:rsidRPr="00AA38E8" w:rsidRDefault="001250DD" w:rsidP="006A1616">
            <w:pPr>
              <w:spacing w:before="60"/>
              <w:rPr>
                <w:rFonts w:cs="Calibri"/>
                <w:sz w:val="16"/>
              </w:rPr>
            </w:pPr>
            <w:r>
              <w:rPr>
                <w:rFonts w:cs="Calibri"/>
                <w:sz w:val="16"/>
              </w:rPr>
              <w:t>0</w:t>
            </w:r>
          </w:p>
        </w:tc>
        <w:tc>
          <w:tcPr>
            <w:tcW w:w="990" w:type="dxa"/>
          </w:tcPr>
          <w:p w:rsidR="008F1EEF" w:rsidRPr="00AA38E8" w:rsidRDefault="001250DD" w:rsidP="006A1616">
            <w:pPr>
              <w:spacing w:before="60"/>
              <w:rPr>
                <w:rFonts w:cs="Calibri"/>
                <w:sz w:val="16"/>
              </w:rPr>
            </w:pPr>
            <w:r w:rsidRPr="001250DD">
              <w:rPr>
                <w:rFonts w:cs="Calibri"/>
                <w:sz w:val="16"/>
              </w:rPr>
              <w:t>4294967295</w:t>
            </w:r>
          </w:p>
        </w:tc>
      </w:tr>
      <w:tr w:rsidR="006A1616" w:rsidRPr="00AA38E8" w:rsidTr="006A1616">
        <w:tc>
          <w:tcPr>
            <w:tcW w:w="1779" w:type="dxa"/>
          </w:tcPr>
          <w:p w:rsidR="006A1616" w:rsidRPr="00AA38E8" w:rsidRDefault="006A1616" w:rsidP="006A1616">
            <w:pPr>
              <w:spacing w:before="60"/>
              <w:rPr>
                <w:rFonts w:cs="Calibri"/>
                <w:b/>
                <w:bCs/>
                <w:sz w:val="16"/>
              </w:rPr>
            </w:pPr>
          </w:p>
        </w:tc>
        <w:tc>
          <w:tcPr>
            <w:tcW w:w="4179" w:type="dxa"/>
          </w:tcPr>
          <w:p w:rsidR="006A1616" w:rsidRDefault="006A1616" w:rsidP="006A1616">
            <w:pPr>
              <w:spacing w:before="60"/>
              <w:rPr>
                <w:rFonts w:cs="Calibri"/>
                <w:sz w:val="16"/>
              </w:rPr>
            </w:pPr>
            <w:proofErr w:type="spellStart"/>
            <w:r>
              <w:rPr>
                <w:rFonts w:cs="Calibri"/>
                <w:sz w:val="16"/>
              </w:rPr>
              <w:t>Src_Arg</w:t>
            </w:r>
            <w:proofErr w:type="spellEnd"/>
          </w:p>
        </w:tc>
        <w:tc>
          <w:tcPr>
            <w:tcW w:w="990" w:type="dxa"/>
          </w:tcPr>
          <w:p w:rsidR="006A1616" w:rsidRPr="00AA38E8" w:rsidRDefault="006A1616" w:rsidP="006A1616">
            <w:pPr>
              <w:spacing w:before="60"/>
              <w:rPr>
                <w:rFonts w:cs="Calibri"/>
                <w:sz w:val="16"/>
              </w:rPr>
            </w:pPr>
            <w:r>
              <w:rPr>
                <w:rFonts w:cs="Calibri"/>
                <w:sz w:val="16"/>
              </w:rPr>
              <w:t>Void</w:t>
            </w:r>
          </w:p>
        </w:tc>
        <w:tc>
          <w:tcPr>
            <w:tcW w:w="990" w:type="dxa"/>
          </w:tcPr>
          <w:p w:rsidR="006A1616" w:rsidRPr="00AA38E8" w:rsidRDefault="001250DD" w:rsidP="006A1616">
            <w:pPr>
              <w:spacing w:before="60"/>
              <w:rPr>
                <w:rFonts w:cs="Calibri"/>
                <w:sz w:val="16"/>
              </w:rPr>
            </w:pPr>
            <w:r>
              <w:rPr>
                <w:rFonts w:cs="Calibri"/>
                <w:sz w:val="16"/>
              </w:rPr>
              <w:t>0</w:t>
            </w:r>
          </w:p>
        </w:tc>
        <w:tc>
          <w:tcPr>
            <w:tcW w:w="990" w:type="dxa"/>
          </w:tcPr>
          <w:p w:rsidR="006A1616" w:rsidRPr="00AA38E8" w:rsidRDefault="001250DD" w:rsidP="006A1616">
            <w:pPr>
              <w:spacing w:before="60"/>
              <w:rPr>
                <w:rFonts w:cs="Calibri"/>
                <w:sz w:val="16"/>
              </w:rPr>
            </w:pPr>
            <w:r w:rsidRPr="001250DD">
              <w:rPr>
                <w:rFonts w:cs="Calibri"/>
                <w:sz w:val="16"/>
              </w:rPr>
              <w:t>4294967295</w:t>
            </w:r>
          </w:p>
        </w:tc>
      </w:tr>
      <w:tr w:rsidR="006A1616" w:rsidRPr="00AA38E8" w:rsidTr="006A1616">
        <w:tc>
          <w:tcPr>
            <w:tcW w:w="1779" w:type="dxa"/>
          </w:tcPr>
          <w:p w:rsidR="006A1616" w:rsidRPr="00AA38E8" w:rsidRDefault="006A1616" w:rsidP="006A1616">
            <w:pPr>
              <w:spacing w:before="60"/>
              <w:rPr>
                <w:rFonts w:cs="Calibri"/>
                <w:b/>
                <w:bCs/>
                <w:sz w:val="16"/>
              </w:rPr>
            </w:pPr>
          </w:p>
        </w:tc>
        <w:tc>
          <w:tcPr>
            <w:tcW w:w="4179" w:type="dxa"/>
          </w:tcPr>
          <w:p w:rsidR="006A1616" w:rsidRDefault="006A1616" w:rsidP="006A1616">
            <w:pPr>
              <w:spacing w:before="60"/>
              <w:rPr>
                <w:rFonts w:cs="Calibri"/>
                <w:sz w:val="16"/>
              </w:rPr>
            </w:pPr>
            <w:proofErr w:type="spellStart"/>
            <w:r>
              <w:rPr>
                <w:rFonts w:cs="Calibri"/>
                <w:sz w:val="16"/>
              </w:rPr>
              <w:t>Len_Arg</w:t>
            </w:r>
            <w:proofErr w:type="spellEnd"/>
          </w:p>
        </w:tc>
        <w:tc>
          <w:tcPr>
            <w:tcW w:w="990" w:type="dxa"/>
          </w:tcPr>
          <w:p w:rsidR="006A1616" w:rsidRPr="00AA38E8" w:rsidRDefault="006A1616" w:rsidP="006A1616">
            <w:pPr>
              <w:spacing w:before="60"/>
              <w:rPr>
                <w:rFonts w:cs="Calibri"/>
                <w:sz w:val="16"/>
              </w:rPr>
            </w:pPr>
            <w:r>
              <w:rPr>
                <w:rFonts w:cs="Calibri"/>
                <w:sz w:val="16"/>
              </w:rPr>
              <w:t>Uint16</w:t>
            </w:r>
          </w:p>
        </w:tc>
        <w:tc>
          <w:tcPr>
            <w:tcW w:w="990" w:type="dxa"/>
          </w:tcPr>
          <w:p w:rsidR="006A1616" w:rsidRPr="00AA38E8" w:rsidRDefault="006A1616" w:rsidP="006A1616">
            <w:pPr>
              <w:spacing w:before="60"/>
              <w:rPr>
                <w:rFonts w:cs="Calibri"/>
                <w:sz w:val="16"/>
              </w:rPr>
            </w:pPr>
            <w:r>
              <w:rPr>
                <w:rFonts w:cs="Calibri"/>
                <w:sz w:val="16"/>
              </w:rPr>
              <w:t>0</w:t>
            </w:r>
          </w:p>
        </w:tc>
        <w:tc>
          <w:tcPr>
            <w:tcW w:w="990" w:type="dxa"/>
          </w:tcPr>
          <w:p w:rsidR="006A1616" w:rsidRPr="00AA38E8" w:rsidRDefault="001250DD" w:rsidP="006A1616">
            <w:pPr>
              <w:spacing w:before="60"/>
              <w:rPr>
                <w:rFonts w:cs="Calibri"/>
                <w:sz w:val="16"/>
              </w:rPr>
            </w:pPr>
            <w:r>
              <w:rPr>
                <w:rFonts w:cs="Calibri"/>
                <w:sz w:val="16"/>
              </w:rPr>
              <w:t>65535</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8F1EEF" w:rsidP="006A1616">
            <w:pPr>
              <w:spacing w:before="60"/>
              <w:rPr>
                <w:rFonts w:cs="Calibri"/>
                <w:sz w:val="16"/>
              </w:rPr>
            </w:pPr>
            <w:r>
              <w:rPr>
                <w:rFonts w:cs="Calibri"/>
                <w:sz w:val="16"/>
              </w:rPr>
              <w:t>N/A</w:t>
            </w:r>
          </w:p>
        </w:tc>
        <w:tc>
          <w:tcPr>
            <w:tcW w:w="990" w:type="dxa"/>
          </w:tcPr>
          <w:p w:rsidR="008F1EEF" w:rsidRPr="00AA38E8" w:rsidRDefault="008F1EEF" w:rsidP="006A1616">
            <w:pPr>
              <w:spacing w:before="60"/>
              <w:rPr>
                <w:rFonts w:cs="Calibri"/>
                <w:sz w:val="16"/>
              </w:rPr>
            </w:pPr>
          </w:p>
        </w:tc>
        <w:tc>
          <w:tcPr>
            <w:tcW w:w="990" w:type="dxa"/>
          </w:tcPr>
          <w:p w:rsidR="008F1EEF" w:rsidRPr="00AA38E8" w:rsidRDefault="008F1EEF" w:rsidP="006A1616">
            <w:pPr>
              <w:spacing w:before="60"/>
              <w:rPr>
                <w:rFonts w:cs="Calibri"/>
                <w:sz w:val="16"/>
              </w:rPr>
            </w:pPr>
          </w:p>
        </w:tc>
        <w:tc>
          <w:tcPr>
            <w:tcW w:w="990" w:type="dxa"/>
          </w:tcPr>
          <w:p w:rsidR="008F1EEF" w:rsidRPr="00AA38E8" w:rsidRDefault="008F1EEF" w:rsidP="006A1616">
            <w:pPr>
              <w:spacing w:before="60"/>
              <w:rPr>
                <w:rFonts w:cs="Calibri"/>
                <w:sz w:val="16"/>
              </w:rPr>
            </w:pPr>
          </w:p>
        </w:tc>
      </w:tr>
    </w:tbl>
    <w:p w:rsidR="008F1EEF" w:rsidRDefault="008F1EEF" w:rsidP="008F1EEF">
      <w:pPr>
        <w:pStyle w:val="Heading4"/>
      </w:pPr>
      <w:r>
        <w:t>Design Rationale</w:t>
      </w:r>
    </w:p>
    <w:p w:rsidR="006A1616" w:rsidRPr="006A1616" w:rsidRDefault="006A1616" w:rsidP="004751F7">
      <w:r>
        <w:rPr>
          <w:lang w:bidi="ar-SA"/>
        </w:rPr>
        <w:t>The 8-bit mem copy function is used to move calibration segments into the RAM space. Since the length of the segments is not guaranteed to be a 32-bit even address, 8-bit was selected to ensure that only the bytes required to be moved are performed.</w:t>
      </w:r>
      <w:r w:rsidR="001250DD">
        <w:rPr>
          <w:lang w:bidi="ar-SA"/>
        </w:rPr>
        <w:t xml:space="preserve"> The void pointers are internally assigned to a uint8 pointer before the processing loop begins.</w:t>
      </w:r>
    </w:p>
    <w:p w:rsidR="008F1EEF" w:rsidRDefault="008F1EEF" w:rsidP="008F1EEF">
      <w:pPr>
        <w:pStyle w:val="Heading4"/>
      </w:pPr>
      <w:r>
        <w:t>Processing</w:t>
      </w:r>
    </w:p>
    <w:p w:rsidR="006A1616" w:rsidRPr="006A1616" w:rsidRDefault="006A1616" w:rsidP="004751F7"/>
    <w:p w:rsidR="006A1616" w:rsidRPr="006A1616" w:rsidRDefault="009A3A73" w:rsidP="004751F7">
      <w:pPr>
        <w:jc w:val="center"/>
      </w:pPr>
      <w:r>
        <w:object w:dxaOrig="8616" w:dyaOrig="3459">
          <v:shape id="_x0000_i1038" type="#_x0000_t75" style="width:6in;height:173.45pt" o:ole="">
            <v:imagedata r:id="rId41" o:title=""/>
          </v:shape>
          <o:OLEObject Type="Embed" ProgID="Visio.Drawing.11" ShapeID="_x0000_i1038" DrawAspect="Content" ObjectID="_1587977816" r:id="rId42"/>
        </w:object>
      </w:r>
    </w:p>
    <w:p w:rsidR="008F1EEF" w:rsidRPr="008F1EEF" w:rsidRDefault="008F1EEF" w:rsidP="008F1EEF">
      <w:pPr>
        <w:rPr>
          <w:lang w:bidi="ar-SA"/>
        </w:rPr>
      </w:pPr>
    </w:p>
    <w:p w:rsidR="008F1EEF" w:rsidRDefault="008F1EEF">
      <w:pPr>
        <w:spacing w:after="0"/>
      </w:pPr>
      <w:r>
        <w:br w:type="page"/>
      </w:r>
    </w:p>
    <w:p w:rsidR="008F1EEF" w:rsidRPr="00AA38E8" w:rsidRDefault="008F1EEF" w:rsidP="008F1EEF">
      <w:pPr>
        <w:pStyle w:val="Heading3"/>
      </w:pPr>
      <w:bookmarkStart w:id="140" w:name="_Toc450305934"/>
      <w:proofErr w:type="spellStart"/>
      <w:r w:rsidRPr="008F1EEF">
        <w:lastRenderedPageBreak/>
        <w:t>SegModAdrInfo</w:t>
      </w:r>
      <w:bookmarkEnd w:id="140"/>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2"/>
        <w:gridCol w:w="3834"/>
        <w:gridCol w:w="1551"/>
        <w:gridCol w:w="929"/>
        <w:gridCol w:w="932"/>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8F1EEF">
            <w:pPr>
              <w:spacing w:before="60"/>
              <w:rPr>
                <w:rFonts w:cs="Calibri"/>
                <w:sz w:val="16"/>
              </w:rPr>
            </w:pPr>
            <w:proofErr w:type="spellStart"/>
            <w:r w:rsidRPr="008F1EEF">
              <w:rPr>
                <w:rFonts w:cs="Calibri"/>
                <w:sz w:val="16"/>
              </w:rPr>
              <w:t>SegModAdrInfo</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7778A6" w:rsidP="006A1616">
            <w:pPr>
              <w:spacing w:before="60"/>
              <w:rPr>
                <w:rFonts w:cs="Calibri"/>
                <w:sz w:val="16"/>
              </w:rPr>
            </w:pPr>
            <w:proofErr w:type="spellStart"/>
            <w:r>
              <w:rPr>
                <w:rFonts w:cs="Calibri"/>
                <w:sz w:val="16"/>
              </w:rPr>
              <w:t>Seg_Arg</w:t>
            </w:r>
            <w:proofErr w:type="spellEnd"/>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Pr>
                <w:rFonts w:cs="Calibri"/>
                <w:sz w:val="16"/>
              </w:rPr>
              <w:t>SegInfo_Arg</w:t>
            </w:r>
            <w:proofErr w:type="spellEnd"/>
          </w:p>
        </w:tc>
        <w:tc>
          <w:tcPr>
            <w:tcW w:w="990" w:type="dxa"/>
          </w:tcPr>
          <w:p w:rsidR="007778A6" w:rsidRPr="00AA38E8" w:rsidRDefault="007778A6" w:rsidP="006A1616">
            <w:pPr>
              <w:spacing w:before="60"/>
              <w:rPr>
                <w:rFonts w:cs="Calibri"/>
                <w:sz w:val="16"/>
              </w:rPr>
            </w:pPr>
            <w:r>
              <w:rPr>
                <w:rFonts w:cs="Calibri"/>
                <w:sz w:val="16"/>
              </w:rPr>
              <w:t>GetSegModSegInfo1</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1</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Pr>
                <w:rFonts w:cs="Calibri"/>
                <w:sz w:val="16"/>
              </w:rPr>
              <w:t>Resp_Arg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7778A6">
            <w:pPr>
              <w:spacing w:before="60"/>
              <w:rPr>
                <w:rFonts w:cs="Calibri"/>
                <w:sz w:val="16"/>
              </w:rPr>
            </w:pPr>
            <w:proofErr w:type="spellStart"/>
            <w:r>
              <w:rPr>
                <w:rFonts w:cs="Calibri"/>
                <w:sz w:val="16"/>
              </w:rPr>
              <w:t>RespLen_Arg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8</w:t>
            </w:r>
          </w:p>
        </w:tc>
        <w:tc>
          <w:tcPr>
            <w:tcW w:w="990" w:type="dxa"/>
          </w:tcPr>
          <w:p w:rsidR="007778A6" w:rsidRPr="00AA38E8" w:rsidRDefault="007778A6" w:rsidP="006A1616">
            <w:pPr>
              <w:spacing w:before="60"/>
              <w:rPr>
                <w:rFonts w:cs="Calibri"/>
                <w:sz w:val="16"/>
              </w:rPr>
            </w:pPr>
            <w:r>
              <w:rPr>
                <w:rFonts w:cs="Calibri"/>
                <w:sz w:val="16"/>
              </w:rPr>
              <w:t>8</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7778A6" w:rsidP="006A1616">
            <w:pPr>
              <w:spacing w:before="60"/>
              <w:rPr>
                <w:rFonts w:cs="Calibri"/>
                <w:sz w:val="16"/>
              </w:rPr>
            </w:pPr>
            <w:r w:rsidRPr="007778A6">
              <w:rPr>
                <w:rFonts w:cs="Calibri"/>
                <w:sz w:val="16"/>
              </w:rPr>
              <w:t>Rtn_Cnt_T_u08</w:t>
            </w:r>
            <w:r w:rsidRPr="007778A6" w:rsidDel="007778A6">
              <w:rPr>
                <w:rFonts w:cs="Calibri"/>
                <w:sz w:val="16"/>
              </w:rPr>
              <w:t xml:space="preserve"> </w:t>
            </w:r>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AF5138" w:rsidP="00AF5138">
            <w:pPr>
              <w:spacing w:before="60"/>
              <w:rPr>
                <w:rFonts w:cs="Calibri"/>
                <w:sz w:val="16"/>
              </w:rPr>
            </w:pPr>
            <w:r>
              <w:rPr>
                <w:rFonts w:cs="Calibri"/>
                <w:sz w:val="16"/>
              </w:rPr>
              <w:t>255</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8E50D6" w:rsidP="004751F7">
      <w:pPr>
        <w:jc w:val="center"/>
      </w:pPr>
      <w:r>
        <w:object w:dxaOrig="8224" w:dyaOrig="13990">
          <v:shape id="_x0000_i1039" type="#_x0000_t75" style="width:261.1pt;height:443.25pt" o:ole="">
            <v:imagedata r:id="rId43" o:title=""/>
          </v:shape>
          <o:OLEObject Type="Embed" ProgID="Visio.Drawing.11" ShapeID="_x0000_i1039" DrawAspect="Content" ObjectID="_1587977817" r:id="rId44"/>
        </w:object>
      </w:r>
    </w:p>
    <w:p w:rsidR="008F1EEF" w:rsidRDefault="008F1EEF">
      <w:pPr>
        <w:spacing w:after="0"/>
      </w:pPr>
      <w:r>
        <w:br w:type="page"/>
      </w:r>
    </w:p>
    <w:p w:rsidR="008F1EEF" w:rsidRPr="00AA38E8" w:rsidRDefault="008F1EEF" w:rsidP="008F1EEF">
      <w:pPr>
        <w:pStyle w:val="Heading3"/>
      </w:pPr>
      <w:bookmarkStart w:id="141" w:name="_Toc450305935"/>
      <w:proofErr w:type="spellStart"/>
      <w:r w:rsidRPr="008F1EEF">
        <w:lastRenderedPageBreak/>
        <w:t>SegModStdInfo</w:t>
      </w:r>
      <w:bookmarkEnd w:id="141"/>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SegModStdInfo</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7778A6" w:rsidP="006A1616">
            <w:pPr>
              <w:spacing w:before="60"/>
              <w:rPr>
                <w:rFonts w:cs="Calibri"/>
                <w:sz w:val="16"/>
              </w:rPr>
            </w:pPr>
            <w:proofErr w:type="spellStart"/>
            <w:r w:rsidRPr="007778A6">
              <w:rPr>
                <w:rFonts w:cs="Calibri"/>
                <w:sz w:val="16"/>
              </w:rPr>
              <w:t>Seg_Arg</w:t>
            </w:r>
            <w:proofErr w:type="spellEnd"/>
          </w:p>
        </w:tc>
        <w:tc>
          <w:tcPr>
            <w:tcW w:w="990" w:type="dxa"/>
          </w:tcPr>
          <w:p w:rsidR="008F1EEF" w:rsidRPr="00AA38E8" w:rsidRDefault="007778A6" w:rsidP="006A1616">
            <w:pPr>
              <w:spacing w:before="60"/>
              <w:rPr>
                <w:rFonts w:cs="Calibri"/>
                <w:sz w:val="16"/>
              </w:rPr>
            </w:pPr>
            <w:r>
              <w:rPr>
                <w:rFonts w:cs="Calibri"/>
                <w:sz w:val="16"/>
              </w:rPr>
              <w:t>Uint8</w:t>
            </w:r>
          </w:p>
        </w:tc>
        <w:tc>
          <w:tcPr>
            <w:tcW w:w="990" w:type="dxa"/>
          </w:tcPr>
          <w:p w:rsidR="008F1EEF" w:rsidRPr="00AA38E8" w:rsidRDefault="007778A6" w:rsidP="006A1616">
            <w:pPr>
              <w:spacing w:before="60"/>
              <w:rPr>
                <w:rFonts w:cs="Calibri"/>
                <w:sz w:val="16"/>
              </w:rPr>
            </w:pPr>
            <w:r>
              <w:rPr>
                <w:rFonts w:cs="Calibri"/>
                <w:sz w:val="16"/>
              </w:rPr>
              <w:t>0</w:t>
            </w:r>
          </w:p>
        </w:tc>
        <w:tc>
          <w:tcPr>
            <w:tcW w:w="990" w:type="dxa"/>
          </w:tcPr>
          <w:p w:rsidR="008F1EEF"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sidRPr="007778A6">
              <w:rPr>
                <w:rFonts w:cs="Calibri"/>
                <w:sz w:val="16"/>
              </w:rPr>
              <w:t>Resp_Arg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0</w:t>
            </w:r>
          </w:p>
        </w:tc>
        <w:tc>
          <w:tcPr>
            <w:tcW w:w="990" w:type="dxa"/>
          </w:tcPr>
          <w:p w:rsidR="007778A6" w:rsidRPr="00AA38E8" w:rsidRDefault="007778A6" w:rsidP="006A1616">
            <w:pPr>
              <w:spacing w:before="60"/>
              <w:rPr>
                <w:rFonts w:cs="Calibri"/>
                <w:sz w:val="16"/>
              </w:rPr>
            </w:pPr>
            <w:r>
              <w:rPr>
                <w:rFonts w:cs="Calibri"/>
                <w:sz w:val="16"/>
              </w:rPr>
              <w:t>255</w:t>
            </w:r>
          </w:p>
        </w:tc>
      </w:tr>
      <w:tr w:rsidR="007778A6" w:rsidRPr="00AA38E8" w:rsidTr="006A1616">
        <w:tc>
          <w:tcPr>
            <w:tcW w:w="1779" w:type="dxa"/>
          </w:tcPr>
          <w:p w:rsidR="007778A6" w:rsidRPr="00AA38E8" w:rsidRDefault="007778A6" w:rsidP="006A1616">
            <w:pPr>
              <w:spacing w:before="60"/>
              <w:rPr>
                <w:rFonts w:cs="Calibri"/>
                <w:b/>
                <w:bCs/>
                <w:sz w:val="16"/>
              </w:rPr>
            </w:pPr>
          </w:p>
        </w:tc>
        <w:tc>
          <w:tcPr>
            <w:tcW w:w="4179" w:type="dxa"/>
          </w:tcPr>
          <w:p w:rsidR="007778A6" w:rsidRDefault="007778A6" w:rsidP="006A1616">
            <w:pPr>
              <w:spacing w:before="60"/>
              <w:rPr>
                <w:rFonts w:cs="Calibri"/>
                <w:sz w:val="16"/>
              </w:rPr>
            </w:pPr>
            <w:proofErr w:type="spellStart"/>
            <w:r w:rsidRPr="007778A6">
              <w:rPr>
                <w:rFonts w:cs="Calibri"/>
                <w:sz w:val="16"/>
              </w:rPr>
              <w:t>RespLen_Arg</w:t>
            </w:r>
            <w:proofErr w:type="spellEnd"/>
          </w:p>
        </w:tc>
        <w:tc>
          <w:tcPr>
            <w:tcW w:w="990" w:type="dxa"/>
          </w:tcPr>
          <w:p w:rsidR="007778A6" w:rsidRPr="00AA38E8" w:rsidRDefault="007778A6" w:rsidP="006A1616">
            <w:pPr>
              <w:spacing w:before="60"/>
              <w:rPr>
                <w:rFonts w:cs="Calibri"/>
                <w:sz w:val="16"/>
              </w:rPr>
            </w:pPr>
            <w:r>
              <w:rPr>
                <w:rFonts w:cs="Calibri"/>
                <w:sz w:val="16"/>
              </w:rPr>
              <w:t>UInt8*</w:t>
            </w:r>
          </w:p>
        </w:tc>
        <w:tc>
          <w:tcPr>
            <w:tcW w:w="990" w:type="dxa"/>
          </w:tcPr>
          <w:p w:rsidR="007778A6" w:rsidRPr="00AA38E8" w:rsidRDefault="007778A6" w:rsidP="006A1616">
            <w:pPr>
              <w:spacing w:before="60"/>
              <w:rPr>
                <w:rFonts w:cs="Calibri"/>
                <w:sz w:val="16"/>
              </w:rPr>
            </w:pPr>
            <w:r>
              <w:rPr>
                <w:rFonts w:cs="Calibri"/>
                <w:sz w:val="16"/>
              </w:rPr>
              <w:t>6</w:t>
            </w:r>
          </w:p>
        </w:tc>
        <w:tc>
          <w:tcPr>
            <w:tcW w:w="990" w:type="dxa"/>
          </w:tcPr>
          <w:p w:rsidR="007778A6" w:rsidRPr="00AA38E8" w:rsidRDefault="007778A6" w:rsidP="006A1616">
            <w:pPr>
              <w:spacing w:before="60"/>
              <w:rPr>
                <w:rFonts w:cs="Calibri"/>
                <w:sz w:val="16"/>
              </w:rPr>
            </w:pPr>
            <w:r>
              <w:rPr>
                <w:rFonts w:cs="Calibri"/>
                <w:sz w:val="16"/>
              </w:rPr>
              <w:t>6</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7778A6" w:rsidP="007778A6">
            <w:pPr>
              <w:spacing w:before="60"/>
              <w:rPr>
                <w:rFonts w:cs="Calibri"/>
                <w:sz w:val="16"/>
              </w:rPr>
            </w:pPr>
            <w:r>
              <w:rPr>
                <w:rFonts w:cs="Calibri"/>
                <w:sz w:val="16"/>
              </w:rPr>
              <w:t>&lt;Hard Coded&gt;</w:t>
            </w:r>
            <w:r w:rsidDel="007778A6">
              <w:rPr>
                <w:rFonts w:cs="Calibri"/>
                <w:sz w:val="16"/>
              </w:rPr>
              <w:t xml:space="preserve"> </w:t>
            </w:r>
          </w:p>
        </w:tc>
        <w:tc>
          <w:tcPr>
            <w:tcW w:w="990" w:type="dxa"/>
          </w:tcPr>
          <w:p w:rsidR="008F1EEF" w:rsidRPr="00AA38E8" w:rsidRDefault="007778A6" w:rsidP="007778A6">
            <w:pPr>
              <w:spacing w:before="60"/>
              <w:rPr>
                <w:rFonts w:cs="Calibri"/>
                <w:sz w:val="16"/>
              </w:rPr>
            </w:pPr>
            <w:r>
              <w:rPr>
                <w:rFonts w:cs="Calibri"/>
                <w:sz w:val="16"/>
              </w:rPr>
              <w:t>UInt8</w:t>
            </w:r>
          </w:p>
        </w:tc>
        <w:tc>
          <w:tcPr>
            <w:tcW w:w="990" w:type="dxa"/>
          </w:tcPr>
          <w:p w:rsidR="008F1EEF" w:rsidRPr="00AA38E8" w:rsidRDefault="001E36FC" w:rsidP="006A1616">
            <w:pPr>
              <w:spacing w:before="60"/>
              <w:rPr>
                <w:rFonts w:cs="Calibri"/>
                <w:sz w:val="16"/>
              </w:rPr>
            </w:pPr>
            <w:r>
              <w:rPr>
                <w:rFonts w:cs="Calibri"/>
                <w:sz w:val="16"/>
              </w:rPr>
              <w:t>1</w:t>
            </w:r>
          </w:p>
        </w:tc>
        <w:tc>
          <w:tcPr>
            <w:tcW w:w="990" w:type="dxa"/>
          </w:tcPr>
          <w:p w:rsidR="008F1EEF" w:rsidRPr="00AA38E8" w:rsidRDefault="001E36FC" w:rsidP="006A1616">
            <w:pPr>
              <w:spacing w:before="60"/>
              <w:rPr>
                <w:rFonts w:cs="Calibri"/>
                <w:sz w:val="16"/>
              </w:rPr>
            </w:pPr>
            <w:r>
              <w:rPr>
                <w:rFonts w:cs="Calibri"/>
                <w:sz w:val="16"/>
              </w:rPr>
              <w:t>1</w:t>
            </w:r>
          </w:p>
        </w:tc>
      </w:tr>
    </w:tbl>
    <w:p w:rsidR="008F1EEF" w:rsidRDefault="008F1EEF" w:rsidP="008F1EEF">
      <w:pPr>
        <w:pStyle w:val="Heading4"/>
      </w:pPr>
      <w:r>
        <w:t>Design Rationale</w:t>
      </w:r>
    </w:p>
    <w:p w:rsidR="008F1EEF" w:rsidRDefault="008F1EEF" w:rsidP="008F1EEF">
      <w:pPr>
        <w:pStyle w:val="Heading4"/>
      </w:pPr>
      <w:r>
        <w:t>Processing</w:t>
      </w:r>
    </w:p>
    <w:p w:rsidR="008F1EEF" w:rsidRDefault="008E50D6" w:rsidP="001E36FC">
      <w:pPr>
        <w:jc w:val="center"/>
      </w:pPr>
      <w:r>
        <w:object w:dxaOrig="6762" w:dyaOrig="6564">
          <v:shape id="_x0000_i1040" type="#_x0000_t75" style="width:338.1pt;height:328.7pt" o:ole="">
            <v:imagedata r:id="rId45" o:title=""/>
          </v:shape>
          <o:OLEObject Type="Embed" ProgID="Visio.Drawing.11" ShapeID="_x0000_i1040" DrawAspect="Content" ObjectID="_1587977818" r:id="rId46"/>
        </w:object>
      </w:r>
    </w:p>
    <w:p w:rsidR="008F1EEF" w:rsidRDefault="008F1EEF">
      <w:pPr>
        <w:spacing w:after="0"/>
        <w:rPr>
          <w:rFonts w:ascii="Arial" w:hAnsi="Arial"/>
          <w:b/>
          <w:kern w:val="28"/>
          <w:sz w:val="24"/>
          <w:szCs w:val="20"/>
          <w:lang w:bidi="ar-SA"/>
        </w:rPr>
      </w:pPr>
      <w:r>
        <w:br w:type="page"/>
      </w:r>
    </w:p>
    <w:p w:rsidR="008F1EEF" w:rsidRPr="00AA38E8" w:rsidRDefault="008F1EEF" w:rsidP="008F1EEF">
      <w:pPr>
        <w:pStyle w:val="Heading3"/>
      </w:pPr>
      <w:bookmarkStart w:id="142" w:name="_Toc450305936"/>
      <w:proofErr w:type="spellStart"/>
      <w:r w:rsidRPr="008F1EEF">
        <w:lastRenderedPageBreak/>
        <w:t>SegModAdrMpg</w:t>
      </w:r>
      <w:bookmarkEnd w:id="142"/>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1"/>
        <w:gridCol w:w="3768"/>
        <w:gridCol w:w="1555"/>
        <w:gridCol w:w="917"/>
        <w:gridCol w:w="1027"/>
      </w:tblGrid>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Function Name</w:t>
            </w:r>
          </w:p>
        </w:tc>
        <w:tc>
          <w:tcPr>
            <w:tcW w:w="4179" w:type="dxa"/>
          </w:tcPr>
          <w:p w:rsidR="008F1EEF" w:rsidRPr="00AA38E8" w:rsidRDefault="008F1EEF" w:rsidP="006A1616">
            <w:pPr>
              <w:spacing w:before="60"/>
              <w:rPr>
                <w:rFonts w:cs="Calibri"/>
                <w:sz w:val="16"/>
              </w:rPr>
            </w:pPr>
            <w:proofErr w:type="spellStart"/>
            <w:r w:rsidRPr="008F1EEF">
              <w:rPr>
                <w:rFonts w:cs="Calibri"/>
                <w:sz w:val="16"/>
              </w:rPr>
              <w:t>SegModAdrMpg</w:t>
            </w:r>
            <w:proofErr w:type="spellEnd"/>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Type</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Min</w:t>
            </w:r>
          </w:p>
        </w:tc>
        <w:tc>
          <w:tcPr>
            <w:tcW w:w="990" w:type="dxa"/>
            <w:shd w:val="pct30" w:color="FFFF00" w:fill="auto"/>
          </w:tcPr>
          <w:p w:rsidR="008F1EEF" w:rsidRPr="00AA38E8" w:rsidRDefault="008F1EEF" w:rsidP="006A1616">
            <w:pPr>
              <w:spacing w:before="60"/>
              <w:jc w:val="center"/>
              <w:rPr>
                <w:rFonts w:cs="Calibri"/>
                <w:sz w:val="16"/>
              </w:rPr>
            </w:pPr>
            <w:r w:rsidRPr="00AA38E8">
              <w:rPr>
                <w:rFonts w:cs="Calibri"/>
                <w:sz w:val="16"/>
              </w:rPr>
              <w:t>Max</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 xml:space="preserve">Arguments Passed </w:t>
            </w:r>
          </w:p>
        </w:tc>
        <w:tc>
          <w:tcPr>
            <w:tcW w:w="4179" w:type="dxa"/>
          </w:tcPr>
          <w:p w:rsidR="008F1EEF" w:rsidRPr="00AA38E8" w:rsidRDefault="005237B9" w:rsidP="006A1616">
            <w:pPr>
              <w:spacing w:before="60"/>
              <w:rPr>
                <w:rFonts w:cs="Calibri"/>
                <w:sz w:val="16"/>
              </w:rPr>
            </w:pPr>
            <w:proofErr w:type="spellStart"/>
            <w:r>
              <w:rPr>
                <w:rFonts w:cs="Calibri"/>
                <w:sz w:val="16"/>
              </w:rPr>
              <w:t>Seg_Arg</w:t>
            </w:r>
            <w:proofErr w:type="spellEnd"/>
          </w:p>
        </w:tc>
        <w:tc>
          <w:tcPr>
            <w:tcW w:w="990" w:type="dxa"/>
          </w:tcPr>
          <w:p w:rsidR="008F1EEF" w:rsidRPr="00AA38E8" w:rsidRDefault="005237B9" w:rsidP="006A1616">
            <w:pPr>
              <w:spacing w:before="60"/>
              <w:rPr>
                <w:rFonts w:cs="Calibri"/>
                <w:sz w:val="16"/>
              </w:rPr>
            </w:pPr>
            <w:r>
              <w:rPr>
                <w:rFonts w:cs="Calibri"/>
                <w:sz w:val="16"/>
              </w:rPr>
              <w:t>Uint8</w:t>
            </w:r>
          </w:p>
        </w:tc>
        <w:tc>
          <w:tcPr>
            <w:tcW w:w="990" w:type="dxa"/>
          </w:tcPr>
          <w:p w:rsidR="008F1EEF" w:rsidRPr="00AA38E8" w:rsidRDefault="005237B9" w:rsidP="006A1616">
            <w:pPr>
              <w:spacing w:before="60"/>
              <w:rPr>
                <w:rFonts w:cs="Calibri"/>
                <w:sz w:val="16"/>
              </w:rPr>
            </w:pPr>
            <w:r>
              <w:rPr>
                <w:rFonts w:cs="Calibri"/>
                <w:sz w:val="16"/>
              </w:rPr>
              <w:t>0</w:t>
            </w:r>
          </w:p>
        </w:tc>
        <w:tc>
          <w:tcPr>
            <w:tcW w:w="990" w:type="dxa"/>
          </w:tcPr>
          <w:p w:rsidR="008F1EEF" w:rsidRPr="00AA38E8" w:rsidRDefault="005237B9" w:rsidP="006A1616">
            <w:pPr>
              <w:spacing w:before="60"/>
              <w:rPr>
                <w:rFonts w:cs="Calibri"/>
                <w:sz w:val="16"/>
              </w:rPr>
            </w:pPr>
            <w:r>
              <w:rPr>
                <w:rFonts w:cs="Calibri"/>
                <w:sz w:val="16"/>
              </w:rPr>
              <w:t>255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MpgIdxInfo_Arg</w:t>
            </w:r>
            <w:proofErr w:type="spellEnd"/>
          </w:p>
        </w:tc>
        <w:tc>
          <w:tcPr>
            <w:tcW w:w="990" w:type="dxa"/>
          </w:tcPr>
          <w:p w:rsidR="005237B9" w:rsidRPr="00AA38E8" w:rsidRDefault="005237B9" w:rsidP="006A1616">
            <w:pPr>
              <w:spacing w:before="60"/>
              <w:rPr>
                <w:rFonts w:cs="Calibri"/>
                <w:sz w:val="16"/>
              </w:rPr>
            </w:pPr>
            <w:r>
              <w:rPr>
                <w:rFonts w:cs="Calibri"/>
                <w:sz w:val="16"/>
              </w:rPr>
              <w:t>GetSegModMpgIdx1</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Pr>
                <w:rFonts w:cs="Calibri"/>
                <w:sz w:val="16"/>
              </w:rPr>
              <w:t>2</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MpgIdx_Arg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Pr>
                <w:rFonts w:cs="Calibri"/>
                <w:sz w:val="16"/>
              </w:rPr>
              <w:t>255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6A1616">
            <w:pPr>
              <w:spacing w:before="60"/>
              <w:rPr>
                <w:rFonts w:cs="Calibri"/>
                <w:sz w:val="16"/>
              </w:rPr>
            </w:pPr>
            <w:proofErr w:type="spellStart"/>
            <w:r>
              <w:rPr>
                <w:rFonts w:cs="Calibri"/>
                <w:sz w:val="16"/>
              </w:rPr>
              <w:t>Resp_Arg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0</w:t>
            </w:r>
          </w:p>
        </w:tc>
        <w:tc>
          <w:tcPr>
            <w:tcW w:w="990" w:type="dxa"/>
          </w:tcPr>
          <w:p w:rsidR="005237B9" w:rsidRPr="00AA38E8" w:rsidRDefault="005237B9" w:rsidP="006A1616">
            <w:pPr>
              <w:spacing w:before="60"/>
              <w:rPr>
                <w:rFonts w:cs="Calibri"/>
                <w:sz w:val="16"/>
              </w:rPr>
            </w:pPr>
            <w:r w:rsidRPr="005237B9">
              <w:rPr>
                <w:rFonts w:cs="Calibri"/>
                <w:sz w:val="16"/>
              </w:rPr>
              <w:t>4294967295</w:t>
            </w:r>
          </w:p>
        </w:tc>
      </w:tr>
      <w:tr w:rsidR="005237B9" w:rsidRPr="00AA38E8" w:rsidTr="006A1616">
        <w:tc>
          <w:tcPr>
            <w:tcW w:w="1779" w:type="dxa"/>
          </w:tcPr>
          <w:p w:rsidR="005237B9" w:rsidRPr="00AA38E8" w:rsidRDefault="005237B9" w:rsidP="006A1616">
            <w:pPr>
              <w:spacing w:before="60"/>
              <w:rPr>
                <w:rFonts w:cs="Calibri"/>
                <w:b/>
                <w:bCs/>
                <w:sz w:val="16"/>
              </w:rPr>
            </w:pPr>
          </w:p>
        </w:tc>
        <w:tc>
          <w:tcPr>
            <w:tcW w:w="4179" w:type="dxa"/>
          </w:tcPr>
          <w:p w:rsidR="005237B9" w:rsidRDefault="005237B9" w:rsidP="005237B9">
            <w:pPr>
              <w:spacing w:before="60"/>
              <w:rPr>
                <w:rFonts w:cs="Calibri"/>
                <w:sz w:val="16"/>
              </w:rPr>
            </w:pPr>
            <w:proofErr w:type="spellStart"/>
            <w:r>
              <w:rPr>
                <w:rFonts w:cs="Calibri"/>
                <w:sz w:val="16"/>
              </w:rPr>
              <w:t>RespLen_Arg</w:t>
            </w:r>
            <w:proofErr w:type="spellEnd"/>
          </w:p>
        </w:tc>
        <w:tc>
          <w:tcPr>
            <w:tcW w:w="990" w:type="dxa"/>
          </w:tcPr>
          <w:p w:rsidR="005237B9" w:rsidRPr="00AA38E8" w:rsidRDefault="005237B9" w:rsidP="006A1616">
            <w:pPr>
              <w:spacing w:before="60"/>
              <w:rPr>
                <w:rFonts w:cs="Calibri"/>
                <w:sz w:val="16"/>
              </w:rPr>
            </w:pPr>
            <w:r>
              <w:rPr>
                <w:rFonts w:cs="Calibri"/>
                <w:sz w:val="16"/>
              </w:rPr>
              <w:t>Uint8*</w:t>
            </w:r>
          </w:p>
        </w:tc>
        <w:tc>
          <w:tcPr>
            <w:tcW w:w="990" w:type="dxa"/>
          </w:tcPr>
          <w:p w:rsidR="005237B9" w:rsidRPr="00AA38E8" w:rsidRDefault="005237B9" w:rsidP="006A1616">
            <w:pPr>
              <w:spacing w:before="60"/>
              <w:rPr>
                <w:rFonts w:cs="Calibri"/>
                <w:sz w:val="16"/>
              </w:rPr>
            </w:pPr>
            <w:r>
              <w:rPr>
                <w:rFonts w:cs="Calibri"/>
                <w:sz w:val="16"/>
              </w:rPr>
              <w:t>8</w:t>
            </w:r>
          </w:p>
        </w:tc>
        <w:tc>
          <w:tcPr>
            <w:tcW w:w="990" w:type="dxa"/>
          </w:tcPr>
          <w:p w:rsidR="005237B9" w:rsidRPr="00AA38E8" w:rsidRDefault="005237B9" w:rsidP="006A1616">
            <w:pPr>
              <w:spacing w:before="60"/>
              <w:rPr>
                <w:rFonts w:cs="Calibri"/>
                <w:sz w:val="16"/>
              </w:rPr>
            </w:pPr>
            <w:r>
              <w:rPr>
                <w:rFonts w:cs="Calibri"/>
                <w:sz w:val="16"/>
              </w:rPr>
              <w:t>8</w:t>
            </w:r>
          </w:p>
        </w:tc>
      </w:tr>
      <w:tr w:rsidR="008F1EEF" w:rsidRPr="00AA38E8" w:rsidTr="006A1616">
        <w:tc>
          <w:tcPr>
            <w:tcW w:w="1779" w:type="dxa"/>
          </w:tcPr>
          <w:p w:rsidR="008F1EEF" w:rsidRPr="00AA38E8" w:rsidRDefault="008F1EEF" w:rsidP="006A1616">
            <w:pPr>
              <w:spacing w:before="60"/>
              <w:rPr>
                <w:rFonts w:cs="Calibri"/>
                <w:b/>
                <w:bCs/>
                <w:sz w:val="16"/>
              </w:rPr>
            </w:pPr>
            <w:r w:rsidRPr="00AA38E8">
              <w:rPr>
                <w:rFonts w:cs="Calibri"/>
                <w:b/>
                <w:bCs/>
                <w:sz w:val="16"/>
              </w:rPr>
              <w:t>Return Value</w:t>
            </w:r>
          </w:p>
        </w:tc>
        <w:tc>
          <w:tcPr>
            <w:tcW w:w="4179" w:type="dxa"/>
          </w:tcPr>
          <w:p w:rsidR="008F1EEF" w:rsidRPr="00AA38E8" w:rsidRDefault="005237B9" w:rsidP="006A1616">
            <w:pPr>
              <w:spacing w:before="60"/>
              <w:rPr>
                <w:rFonts w:cs="Calibri"/>
                <w:sz w:val="16"/>
              </w:rPr>
            </w:pPr>
            <w:r>
              <w:rPr>
                <w:rFonts w:cs="Calibri"/>
                <w:sz w:val="16"/>
              </w:rPr>
              <w:t>Rtn_Cnt_T_u08</w:t>
            </w:r>
          </w:p>
        </w:tc>
        <w:tc>
          <w:tcPr>
            <w:tcW w:w="990" w:type="dxa"/>
          </w:tcPr>
          <w:p w:rsidR="008F1EEF" w:rsidRPr="00AA38E8" w:rsidRDefault="005237B9" w:rsidP="006A1616">
            <w:pPr>
              <w:spacing w:before="60"/>
              <w:rPr>
                <w:rFonts w:cs="Calibri"/>
                <w:sz w:val="16"/>
              </w:rPr>
            </w:pPr>
            <w:r>
              <w:rPr>
                <w:rFonts w:cs="Calibri"/>
                <w:sz w:val="16"/>
              </w:rPr>
              <w:t>Uint8</w:t>
            </w:r>
          </w:p>
        </w:tc>
        <w:tc>
          <w:tcPr>
            <w:tcW w:w="990" w:type="dxa"/>
          </w:tcPr>
          <w:p w:rsidR="008F1EEF" w:rsidRPr="00AA38E8" w:rsidRDefault="005237B9" w:rsidP="006A1616">
            <w:pPr>
              <w:spacing w:before="60"/>
              <w:rPr>
                <w:rFonts w:cs="Calibri"/>
                <w:sz w:val="16"/>
              </w:rPr>
            </w:pPr>
            <w:r>
              <w:rPr>
                <w:rFonts w:cs="Calibri"/>
                <w:sz w:val="16"/>
              </w:rPr>
              <w:t>0</w:t>
            </w:r>
          </w:p>
        </w:tc>
        <w:tc>
          <w:tcPr>
            <w:tcW w:w="990" w:type="dxa"/>
          </w:tcPr>
          <w:p w:rsidR="008F1EEF" w:rsidRPr="00AA38E8" w:rsidRDefault="00A067B6" w:rsidP="006A1616">
            <w:pPr>
              <w:spacing w:before="60"/>
              <w:rPr>
                <w:rFonts w:cs="Calibri"/>
                <w:sz w:val="16"/>
              </w:rPr>
            </w:pPr>
            <w:r>
              <w:rPr>
                <w:rFonts w:cs="Calibri"/>
                <w:sz w:val="16"/>
              </w:rPr>
              <w:t>255</w:t>
            </w:r>
          </w:p>
        </w:tc>
      </w:tr>
    </w:tbl>
    <w:p w:rsidR="008F1EEF" w:rsidRDefault="008F1EEF" w:rsidP="008F1EEF">
      <w:pPr>
        <w:pStyle w:val="Heading4"/>
      </w:pPr>
      <w:r>
        <w:t>Design Rationale</w:t>
      </w:r>
    </w:p>
    <w:p w:rsidR="008F1EEF" w:rsidRDefault="008F1EEF" w:rsidP="008F1EEF">
      <w:pPr>
        <w:pStyle w:val="Heading4"/>
      </w:pPr>
      <w:r>
        <w:t>Processing</w:t>
      </w:r>
    </w:p>
    <w:p w:rsidR="003C2407" w:rsidRPr="003C2407" w:rsidRDefault="00701356" w:rsidP="001E36FC">
      <w:pPr>
        <w:jc w:val="center"/>
        <w:rPr>
          <w:lang w:bidi="ar-SA"/>
        </w:rPr>
      </w:pPr>
      <w:r>
        <w:object w:dxaOrig="15579" w:dyaOrig="18366">
          <v:shape id="_x0000_i1041" type="#_x0000_t75" style="width:359.35pt;height:423.25pt" o:ole="">
            <v:imagedata r:id="rId47" o:title=""/>
          </v:shape>
          <o:OLEObject Type="Embed" ProgID="Visio.Drawing.11" ShapeID="_x0000_i1041" DrawAspect="Content" ObjectID="_1587977819" r:id="rId48"/>
        </w:object>
      </w:r>
    </w:p>
    <w:p w:rsidR="00841C12" w:rsidRDefault="00841C12">
      <w:pPr>
        <w:spacing w:after="0"/>
        <w:rPr>
          <w:rFonts w:cs="Calibri"/>
        </w:rPr>
      </w:pPr>
      <w:bookmarkStart w:id="143" w:name="_Toc421011542"/>
      <w:r>
        <w:rPr>
          <w:rFonts w:cs="Calibri"/>
        </w:rPr>
        <w:br w:type="page"/>
      </w:r>
    </w:p>
    <w:p w:rsidR="008F5FE0" w:rsidRPr="00AA38E8" w:rsidRDefault="008F5FE0" w:rsidP="008F5FE0">
      <w:pPr>
        <w:pStyle w:val="Heading3"/>
      </w:pPr>
      <w:proofErr w:type="spellStart"/>
      <w:r>
        <w:lastRenderedPageBreak/>
        <w:t>TunSelnMngt_ChkXcpWrAcs</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5"/>
        <w:gridCol w:w="3811"/>
        <w:gridCol w:w="1555"/>
        <w:gridCol w:w="900"/>
        <w:gridCol w:w="1027"/>
      </w:tblGrid>
      <w:tr w:rsidR="008F5FE0" w:rsidRPr="00AA38E8" w:rsidTr="00967782">
        <w:tc>
          <w:tcPr>
            <w:tcW w:w="1635" w:type="dxa"/>
          </w:tcPr>
          <w:p w:rsidR="008F5FE0" w:rsidRPr="00AA38E8" w:rsidRDefault="008F5FE0" w:rsidP="0082750A">
            <w:pPr>
              <w:spacing w:before="60"/>
              <w:rPr>
                <w:rFonts w:cs="Calibri"/>
                <w:b/>
                <w:bCs/>
                <w:sz w:val="16"/>
              </w:rPr>
            </w:pPr>
            <w:r w:rsidRPr="00AA38E8">
              <w:rPr>
                <w:rFonts w:cs="Calibri"/>
                <w:b/>
                <w:bCs/>
                <w:sz w:val="16"/>
              </w:rPr>
              <w:t>Function Name</w:t>
            </w:r>
          </w:p>
        </w:tc>
        <w:tc>
          <w:tcPr>
            <w:tcW w:w="3811" w:type="dxa"/>
          </w:tcPr>
          <w:p w:rsidR="008F5FE0" w:rsidRPr="00AA38E8" w:rsidRDefault="008F5FE0" w:rsidP="0082750A">
            <w:pPr>
              <w:spacing w:before="60"/>
              <w:rPr>
                <w:rFonts w:cs="Calibri"/>
                <w:sz w:val="16"/>
              </w:rPr>
            </w:pPr>
            <w:proofErr w:type="spellStart"/>
            <w:r>
              <w:rPr>
                <w:rFonts w:cs="Calibri"/>
                <w:sz w:val="16"/>
              </w:rPr>
              <w:t>TunSelnMngt_ChkXcpWrAcs</w:t>
            </w:r>
            <w:proofErr w:type="spellEnd"/>
          </w:p>
        </w:tc>
        <w:tc>
          <w:tcPr>
            <w:tcW w:w="1555" w:type="dxa"/>
            <w:shd w:val="pct30" w:color="FFFF00" w:fill="auto"/>
          </w:tcPr>
          <w:p w:rsidR="008F5FE0" w:rsidRPr="00AA38E8" w:rsidRDefault="008F5FE0" w:rsidP="0082750A">
            <w:pPr>
              <w:spacing w:before="60"/>
              <w:jc w:val="center"/>
              <w:rPr>
                <w:rFonts w:cs="Calibri"/>
                <w:sz w:val="16"/>
              </w:rPr>
            </w:pPr>
            <w:r w:rsidRPr="00AA38E8">
              <w:rPr>
                <w:rFonts w:cs="Calibri"/>
                <w:sz w:val="16"/>
              </w:rPr>
              <w:t>Type</w:t>
            </w:r>
          </w:p>
        </w:tc>
        <w:tc>
          <w:tcPr>
            <w:tcW w:w="900" w:type="dxa"/>
            <w:shd w:val="pct30" w:color="FFFF00" w:fill="auto"/>
          </w:tcPr>
          <w:p w:rsidR="008F5FE0" w:rsidRPr="00AA38E8" w:rsidRDefault="008F5FE0" w:rsidP="0082750A">
            <w:pPr>
              <w:spacing w:before="60"/>
              <w:jc w:val="center"/>
              <w:rPr>
                <w:rFonts w:cs="Calibri"/>
                <w:sz w:val="16"/>
              </w:rPr>
            </w:pPr>
            <w:r w:rsidRPr="00AA38E8">
              <w:rPr>
                <w:rFonts w:cs="Calibri"/>
                <w:sz w:val="16"/>
              </w:rPr>
              <w:t>Min</w:t>
            </w:r>
          </w:p>
        </w:tc>
        <w:tc>
          <w:tcPr>
            <w:tcW w:w="1027" w:type="dxa"/>
            <w:shd w:val="pct30" w:color="FFFF00" w:fill="auto"/>
          </w:tcPr>
          <w:p w:rsidR="008F5FE0" w:rsidRPr="00AA38E8" w:rsidRDefault="008F5FE0" w:rsidP="0082750A">
            <w:pPr>
              <w:spacing w:before="60"/>
              <w:jc w:val="center"/>
              <w:rPr>
                <w:rFonts w:cs="Calibri"/>
                <w:sz w:val="16"/>
              </w:rPr>
            </w:pPr>
            <w:r w:rsidRPr="00AA38E8">
              <w:rPr>
                <w:rFonts w:cs="Calibri"/>
                <w:sz w:val="16"/>
              </w:rPr>
              <w:t>Max</w:t>
            </w:r>
          </w:p>
        </w:tc>
      </w:tr>
      <w:tr w:rsidR="008F5FE0" w:rsidRPr="00AA38E8" w:rsidTr="00967782">
        <w:tc>
          <w:tcPr>
            <w:tcW w:w="1635" w:type="dxa"/>
          </w:tcPr>
          <w:p w:rsidR="008F5FE0" w:rsidRPr="00AA38E8" w:rsidRDefault="008F5FE0" w:rsidP="0082750A">
            <w:pPr>
              <w:spacing w:before="60"/>
              <w:rPr>
                <w:rFonts w:cs="Calibri"/>
                <w:b/>
                <w:bCs/>
                <w:sz w:val="16"/>
              </w:rPr>
            </w:pPr>
            <w:r w:rsidRPr="00AA38E8">
              <w:rPr>
                <w:rFonts w:cs="Calibri"/>
                <w:b/>
                <w:bCs/>
                <w:sz w:val="16"/>
              </w:rPr>
              <w:t xml:space="preserve">Arguments Passed </w:t>
            </w:r>
          </w:p>
        </w:tc>
        <w:tc>
          <w:tcPr>
            <w:tcW w:w="3811" w:type="dxa"/>
          </w:tcPr>
          <w:p w:rsidR="008F5FE0" w:rsidRPr="00AA38E8" w:rsidRDefault="00967782" w:rsidP="00967782">
            <w:pPr>
              <w:spacing w:before="60"/>
              <w:rPr>
                <w:rFonts w:cs="Calibri"/>
                <w:sz w:val="16"/>
              </w:rPr>
            </w:pPr>
            <w:r>
              <w:rPr>
                <w:rFonts w:cs="Calibri"/>
                <w:sz w:val="16"/>
              </w:rPr>
              <w:t>ReqAdr_Cnt_T_u32</w:t>
            </w:r>
          </w:p>
        </w:tc>
        <w:tc>
          <w:tcPr>
            <w:tcW w:w="1555" w:type="dxa"/>
          </w:tcPr>
          <w:p w:rsidR="008F5FE0" w:rsidRPr="00AA38E8" w:rsidRDefault="00967782" w:rsidP="0082750A">
            <w:pPr>
              <w:spacing w:before="60"/>
              <w:rPr>
                <w:rFonts w:cs="Calibri"/>
                <w:sz w:val="16"/>
              </w:rPr>
            </w:pPr>
            <w:r>
              <w:rPr>
                <w:rFonts w:cs="Calibri"/>
                <w:sz w:val="16"/>
              </w:rPr>
              <w:t>Uint32</w:t>
            </w:r>
          </w:p>
        </w:tc>
        <w:tc>
          <w:tcPr>
            <w:tcW w:w="900" w:type="dxa"/>
          </w:tcPr>
          <w:p w:rsidR="008F5FE0" w:rsidRPr="00AA38E8" w:rsidRDefault="008F5FE0" w:rsidP="0082750A">
            <w:pPr>
              <w:spacing w:before="60"/>
              <w:rPr>
                <w:rFonts w:cs="Calibri"/>
                <w:sz w:val="16"/>
              </w:rPr>
            </w:pPr>
            <w:r>
              <w:rPr>
                <w:rFonts w:cs="Calibri"/>
                <w:sz w:val="16"/>
              </w:rPr>
              <w:t>0</w:t>
            </w:r>
          </w:p>
        </w:tc>
        <w:tc>
          <w:tcPr>
            <w:tcW w:w="1027" w:type="dxa"/>
          </w:tcPr>
          <w:p w:rsidR="008F5FE0" w:rsidRPr="00AA38E8" w:rsidRDefault="00967782" w:rsidP="0082750A">
            <w:pPr>
              <w:spacing w:before="60"/>
              <w:rPr>
                <w:rFonts w:cs="Calibri"/>
                <w:sz w:val="16"/>
              </w:rPr>
            </w:pPr>
            <w:r w:rsidRPr="00967782">
              <w:rPr>
                <w:rFonts w:cs="Calibri"/>
                <w:sz w:val="16"/>
              </w:rPr>
              <w:t>4294967296</w:t>
            </w:r>
          </w:p>
        </w:tc>
      </w:tr>
      <w:tr w:rsidR="008F5FE0" w:rsidRPr="00AA38E8" w:rsidTr="00967782">
        <w:tc>
          <w:tcPr>
            <w:tcW w:w="1635" w:type="dxa"/>
          </w:tcPr>
          <w:p w:rsidR="008F5FE0" w:rsidRPr="00AA38E8" w:rsidRDefault="008F5FE0" w:rsidP="0082750A">
            <w:pPr>
              <w:spacing w:before="60"/>
              <w:rPr>
                <w:rFonts w:cs="Calibri"/>
                <w:b/>
                <w:bCs/>
                <w:sz w:val="16"/>
              </w:rPr>
            </w:pPr>
            <w:r w:rsidRPr="00AA38E8">
              <w:rPr>
                <w:rFonts w:cs="Calibri"/>
                <w:b/>
                <w:bCs/>
                <w:sz w:val="16"/>
              </w:rPr>
              <w:t>Return Value</w:t>
            </w:r>
          </w:p>
        </w:tc>
        <w:tc>
          <w:tcPr>
            <w:tcW w:w="3811" w:type="dxa"/>
          </w:tcPr>
          <w:p w:rsidR="008F5FE0" w:rsidRPr="00AA38E8" w:rsidRDefault="00967782" w:rsidP="00967782">
            <w:pPr>
              <w:spacing w:before="60"/>
              <w:rPr>
                <w:rFonts w:cs="Calibri"/>
                <w:sz w:val="16"/>
              </w:rPr>
            </w:pPr>
            <w:proofErr w:type="spellStart"/>
            <w:r w:rsidRPr="00967782">
              <w:rPr>
                <w:rFonts w:cs="Calibri"/>
                <w:sz w:val="16"/>
              </w:rPr>
              <w:t>Rtn_Cnt_T_logl</w:t>
            </w:r>
            <w:proofErr w:type="spellEnd"/>
          </w:p>
        </w:tc>
        <w:tc>
          <w:tcPr>
            <w:tcW w:w="1555" w:type="dxa"/>
          </w:tcPr>
          <w:p w:rsidR="008F5FE0" w:rsidRPr="00AA38E8" w:rsidRDefault="00967782" w:rsidP="0082750A">
            <w:pPr>
              <w:spacing w:before="60"/>
              <w:rPr>
                <w:rFonts w:cs="Calibri"/>
                <w:sz w:val="16"/>
              </w:rPr>
            </w:pPr>
            <w:r>
              <w:rPr>
                <w:rFonts w:cs="Calibri"/>
                <w:sz w:val="16"/>
              </w:rPr>
              <w:t>Boolean</w:t>
            </w:r>
          </w:p>
        </w:tc>
        <w:tc>
          <w:tcPr>
            <w:tcW w:w="900" w:type="dxa"/>
          </w:tcPr>
          <w:p w:rsidR="008F5FE0" w:rsidRPr="00AA38E8" w:rsidRDefault="00967782" w:rsidP="00967782">
            <w:pPr>
              <w:spacing w:before="60"/>
              <w:rPr>
                <w:rFonts w:cs="Calibri"/>
                <w:sz w:val="16"/>
              </w:rPr>
            </w:pPr>
            <w:r>
              <w:rPr>
                <w:rFonts w:cs="Calibri"/>
                <w:sz w:val="16"/>
              </w:rPr>
              <w:t>FALSE</w:t>
            </w:r>
          </w:p>
        </w:tc>
        <w:tc>
          <w:tcPr>
            <w:tcW w:w="1027" w:type="dxa"/>
          </w:tcPr>
          <w:p w:rsidR="008F5FE0" w:rsidRPr="00AA38E8" w:rsidRDefault="00967782" w:rsidP="0082750A">
            <w:pPr>
              <w:spacing w:before="60"/>
              <w:rPr>
                <w:rFonts w:cs="Calibri"/>
                <w:sz w:val="16"/>
              </w:rPr>
            </w:pPr>
            <w:r>
              <w:rPr>
                <w:rFonts w:cs="Calibri"/>
                <w:sz w:val="16"/>
              </w:rPr>
              <w:t>TRUE</w:t>
            </w:r>
          </w:p>
        </w:tc>
      </w:tr>
    </w:tbl>
    <w:p w:rsidR="008F5FE0" w:rsidRDefault="008F5FE0" w:rsidP="008F5FE0">
      <w:pPr>
        <w:pStyle w:val="Heading4"/>
      </w:pPr>
      <w:r>
        <w:t>Design Rationale</w:t>
      </w:r>
    </w:p>
    <w:p w:rsidR="00967782" w:rsidRPr="00967782" w:rsidRDefault="00967782" w:rsidP="00967782">
      <w:pPr>
        <w:rPr>
          <w:lang w:bidi="ar-SA"/>
        </w:rPr>
      </w:pPr>
      <w:r>
        <w:rPr>
          <w:lang w:bidi="ar-SA"/>
        </w:rPr>
        <w:t xml:space="preserve">This function is generated based on the configured access regions in Configurator. Below is just a high level overview of the function. The conditions in the if statements are logically </w:t>
      </w:r>
      <w:proofErr w:type="spellStart"/>
      <w:r>
        <w:rPr>
          <w:lang w:bidi="ar-SA"/>
        </w:rPr>
        <w:t>OR’d</w:t>
      </w:r>
      <w:proofErr w:type="spellEnd"/>
      <w:r>
        <w:rPr>
          <w:lang w:bidi="ar-SA"/>
        </w:rPr>
        <w:t xml:space="preserve"> together to form the tests. </w:t>
      </w:r>
    </w:p>
    <w:p w:rsidR="008F5FE0" w:rsidRDefault="008F5FE0" w:rsidP="008F5FE0">
      <w:pPr>
        <w:pStyle w:val="Heading4"/>
      </w:pPr>
      <w:r>
        <w:t>Processing</w:t>
      </w:r>
    </w:p>
    <w:p w:rsidR="008F5FE0" w:rsidRDefault="00B44DBC" w:rsidP="00B44DBC">
      <w:pPr>
        <w:spacing w:after="0"/>
        <w:jc w:val="center"/>
        <w:rPr>
          <w:rFonts w:cs="Calibri"/>
          <w:b/>
          <w:kern w:val="28"/>
          <w:sz w:val="28"/>
          <w:szCs w:val="20"/>
          <w:lang w:bidi="ar-SA"/>
        </w:rPr>
      </w:pPr>
      <w:r>
        <w:object w:dxaOrig="6748" w:dyaOrig="6643">
          <v:shape id="_x0000_i1042" type="#_x0000_t75" style="width:338.7pt;height:332.45pt" o:ole="">
            <v:imagedata r:id="rId49" o:title=""/>
          </v:shape>
          <o:OLEObject Type="Embed" ProgID="Visio.Drawing.11" ShapeID="_x0000_i1042" DrawAspect="Content" ObjectID="_1587977820" r:id="rId50"/>
        </w:object>
      </w:r>
      <w:r w:rsidR="008F5FE0">
        <w:rPr>
          <w:rFonts w:cs="Calibri"/>
          <w:b/>
          <w:kern w:val="28"/>
          <w:sz w:val="28"/>
          <w:szCs w:val="20"/>
          <w:lang w:bidi="ar-SA"/>
        </w:rPr>
        <w:br w:type="page"/>
      </w:r>
    </w:p>
    <w:p w:rsidR="008C6874" w:rsidRPr="00AA38E8" w:rsidRDefault="008C6874" w:rsidP="008C6874">
      <w:pPr>
        <w:pStyle w:val="Heading2"/>
        <w:spacing w:after="60"/>
        <w:rPr>
          <w:rFonts w:ascii="Calibri" w:hAnsi="Calibri" w:cs="Calibri"/>
        </w:rPr>
      </w:pPr>
      <w:bookmarkStart w:id="144" w:name="_Toc450305937"/>
      <w:r>
        <w:rPr>
          <w:rFonts w:ascii="Calibri" w:hAnsi="Calibri" w:cs="Calibri"/>
        </w:rPr>
        <w:lastRenderedPageBreak/>
        <w:t>GLOBAL</w:t>
      </w:r>
      <w:r w:rsidRPr="00AA38E8">
        <w:rPr>
          <w:rFonts w:ascii="Calibri" w:hAnsi="Calibri" w:cs="Calibri"/>
        </w:rPr>
        <w:t xml:space="preserve"> Function/Macro Definitions</w:t>
      </w:r>
      <w:bookmarkEnd w:id="143"/>
      <w:bookmarkEnd w:id="144"/>
    </w:p>
    <w:p w:rsidR="002B094F" w:rsidRPr="003C2407" w:rsidRDefault="003C2407" w:rsidP="002B094F">
      <w:pPr>
        <w:rPr>
          <w:rFonts w:cs="Calibri"/>
        </w:rPr>
      </w:pPr>
      <w:r>
        <w:rPr>
          <w:rFonts w:cs="Calibri"/>
        </w:rPr>
        <w:t>None</w:t>
      </w: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145" w:name="_Toc418080076"/>
      <w:bookmarkStart w:id="146" w:name="_Toc421709921"/>
      <w:bookmarkStart w:id="147" w:name="_Toc450305938"/>
      <w:r w:rsidRPr="002E3F2E">
        <w:rPr>
          <w:rFonts w:ascii="Calibri" w:hAnsi="Calibri"/>
        </w:rPr>
        <w:lastRenderedPageBreak/>
        <w:t>Known</w:t>
      </w:r>
      <w:r w:rsidRPr="00AA38E8">
        <w:rPr>
          <w:rFonts w:ascii="Calibri" w:hAnsi="Calibri" w:cs="Calibri"/>
        </w:rPr>
        <w:t xml:space="preserve"> Limitations with Design</w:t>
      </w:r>
      <w:bookmarkEnd w:id="145"/>
      <w:bookmarkEnd w:id="146"/>
      <w:bookmarkEnd w:id="147"/>
    </w:p>
    <w:p w:rsidR="00704A11" w:rsidRDefault="000F6692" w:rsidP="007C4554">
      <w:pPr>
        <w:pStyle w:val="ListParagraph"/>
        <w:numPr>
          <w:ilvl w:val="0"/>
          <w:numId w:val="23"/>
        </w:numPr>
        <w:rPr>
          <w:ins w:id="148" w:author="Kevin Smith" w:date="2018-05-15T11:31:00Z"/>
          <w:rFonts w:cs="Calibri"/>
        </w:rPr>
      </w:pPr>
      <w:ins w:id="149" w:author="Kevin Smith" w:date="2018-05-15T10:54:00Z">
        <w:r>
          <w:rPr>
            <w:rFonts w:cs="Calibri"/>
          </w:rPr>
          <w:t>Since the design relies heavily on the integration project to generate the RTE and calibrations, the component cannot simply have those se</w:t>
        </w:r>
      </w:ins>
      <w:ins w:id="150" w:author="Kevin Smith" w:date="2018-05-15T10:55:00Z">
        <w:r>
          <w:rPr>
            <w:rFonts w:cs="Calibri"/>
          </w:rPr>
          <w:t xml:space="preserve">ttings available at </w:t>
        </w:r>
      </w:ins>
      <w:ins w:id="151" w:author="Kevin Smith" w:date="2018-05-15T10:59:00Z">
        <w:r>
          <w:rPr>
            <w:rFonts w:cs="Calibri"/>
          </w:rPr>
          <w:t>this</w:t>
        </w:r>
      </w:ins>
      <w:ins w:id="152" w:author="Kevin Smith" w:date="2018-05-15T10:55:00Z">
        <w:r>
          <w:rPr>
            <w:rFonts w:cs="Calibri"/>
          </w:rPr>
          <w:t xml:space="preserve"> level. Attached are the settings used to generate the files in the local folder for testing with the compiler </w:t>
        </w:r>
        <w:proofErr w:type="gramStart"/>
        <w:r>
          <w:rPr>
            <w:rFonts w:cs="Calibri"/>
          </w:rPr>
          <w:t>and also</w:t>
        </w:r>
        <w:proofErr w:type="gramEnd"/>
        <w:r>
          <w:rPr>
            <w:rFonts w:cs="Calibri"/>
          </w:rPr>
          <w:t xml:space="preserve"> </w:t>
        </w:r>
      </w:ins>
      <w:ins w:id="153" w:author="Kevin Smith" w:date="2018-05-15T11:01:00Z">
        <w:r>
          <w:rPr>
            <w:rFonts w:cs="Calibri"/>
          </w:rPr>
          <w:t xml:space="preserve">configurator settings. </w:t>
        </w:r>
      </w:ins>
      <w:del w:id="154" w:author="Kevin Smith" w:date="2018-05-15T10:54:00Z">
        <w:r w:rsidR="00636F34" w:rsidDel="000F6692">
          <w:rPr>
            <w:rFonts w:cs="Calibri"/>
          </w:rPr>
          <w:delText>None</w:delText>
        </w:r>
      </w:del>
    </w:p>
    <w:tbl>
      <w:tblPr>
        <w:tblStyle w:val="TableGrid"/>
        <w:tblW w:w="0" w:type="auto"/>
        <w:jc w:val="center"/>
        <w:tblLook w:val="04A0" w:firstRow="1" w:lastRow="0" w:firstColumn="1" w:lastColumn="0" w:noHBand="0" w:noVBand="1"/>
        <w:tblPrChange w:id="155" w:author="Kevin Smith" w:date="2018-05-15T11:34:00Z">
          <w:tblPr>
            <w:tblStyle w:val="TableGrid"/>
            <w:tblW w:w="0" w:type="auto"/>
            <w:tblLook w:val="04A0" w:firstRow="1" w:lastRow="0" w:firstColumn="1" w:lastColumn="0" w:noHBand="0" w:noVBand="1"/>
          </w:tblPr>
        </w:tblPrChange>
      </w:tblPr>
      <w:tblGrid>
        <w:gridCol w:w="1748"/>
        <w:gridCol w:w="8404"/>
        <w:tblGridChange w:id="156">
          <w:tblGrid>
            <w:gridCol w:w="5076"/>
            <w:gridCol w:w="5076"/>
          </w:tblGrid>
        </w:tblGridChange>
      </w:tblGrid>
      <w:tr w:rsidR="00C406B2" w:rsidTr="00C406B2">
        <w:trPr>
          <w:jc w:val="center"/>
          <w:ins w:id="157" w:author="Kevin Smith" w:date="2018-05-15T11:31:00Z"/>
        </w:trPr>
        <w:tc>
          <w:tcPr>
            <w:tcW w:w="0" w:type="auto"/>
            <w:tcPrChange w:id="158" w:author="Kevin Smith" w:date="2018-05-15T11:34:00Z">
              <w:tcPr>
                <w:tcW w:w="5076" w:type="dxa"/>
              </w:tcPr>
            </w:tcPrChange>
          </w:tcPr>
          <w:p w:rsidR="00C406B2" w:rsidRDefault="00C406B2">
            <w:pPr>
              <w:jc w:val="center"/>
              <w:rPr>
                <w:ins w:id="159" w:author="Kevin Smith" w:date="2018-05-15T11:31:00Z"/>
                <w:rFonts w:cs="Calibri"/>
              </w:rPr>
              <w:pPrChange w:id="160" w:author="Kevin Smith" w:date="2018-05-15T11:34:00Z">
                <w:pPr/>
              </w:pPrChange>
            </w:pPr>
            <w:ins w:id="161" w:author="Kevin Smith" w:date="2018-05-15T11:31:00Z">
              <w:r>
                <w:rPr>
                  <w:rFonts w:cs="Calibri"/>
                </w:rPr>
                <w:t>File</w:t>
              </w:r>
            </w:ins>
          </w:p>
        </w:tc>
        <w:tc>
          <w:tcPr>
            <w:tcW w:w="0" w:type="auto"/>
            <w:tcPrChange w:id="162" w:author="Kevin Smith" w:date="2018-05-15T11:34:00Z">
              <w:tcPr>
                <w:tcW w:w="5076" w:type="dxa"/>
              </w:tcPr>
            </w:tcPrChange>
          </w:tcPr>
          <w:p w:rsidR="00C406B2" w:rsidRDefault="00C406B2">
            <w:pPr>
              <w:jc w:val="center"/>
              <w:rPr>
                <w:ins w:id="163" w:author="Kevin Smith" w:date="2018-05-15T11:31:00Z"/>
                <w:rFonts w:cs="Calibri"/>
              </w:rPr>
              <w:pPrChange w:id="164" w:author="Kevin Smith" w:date="2018-05-15T11:34:00Z">
                <w:pPr/>
              </w:pPrChange>
            </w:pPr>
            <w:ins w:id="165" w:author="Kevin Smith" w:date="2018-05-15T11:31:00Z">
              <w:r>
                <w:rPr>
                  <w:rFonts w:cs="Calibri"/>
                </w:rPr>
                <w:t>Use</w:t>
              </w:r>
            </w:ins>
          </w:p>
        </w:tc>
      </w:tr>
      <w:tr w:rsidR="00C406B2" w:rsidTr="00C406B2">
        <w:trPr>
          <w:jc w:val="center"/>
          <w:ins w:id="166" w:author="Kevin Smith" w:date="2018-05-15T11:31:00Z"/>
        </w:trPr>
        <w:tc>
          <w:tcPr>
            <w:tcW w:w="0" w:type="auto"/>
            <w:tcPrChange w:id="167" w:author="Kevin Smith" w:date="2018-05-15T11:34:00Z">
              <w:tcPr>
                <w:tcW w:w="5076" w:type="dxa"/>
              </w:tcPr>
            </w:tcPrChange>
          </w:tcPr>
          <w:p w:rsidR="00C406B2" w:rsidRDefault="00C406B2" w:rsidP="00C406B2">
            <w:pPr>
              <w:rPr>
                <w:ins w:id="168" w:author="Kevin Smith" w:date="2018-05-15T11:31:00Z"/>
                <w:rFonts w:cs="Calibri"/>
              </w:rPr>
            </w:pPr>
            <w:ins w:id="169" w:author="Kevin Smith" w:date="2018-05-15T11:32:00Z">
              <w:r>
                <w:rPr>
                  <w:rFonts w:cs="Calibri"/>
                </w:rPr>
                <w:object w:dxaOrig="1531" w:dyaOrig="990">
                  <v:shape id="_x0000_i1043" type="#_x0000_t75" style="width:76.4pt;height:49.45pt" o:ole="">
                    <v:imagedata r:id="rId51" o:title=""/>
                  </v:shape>
                  <o:OLEObject Type="Embed" ProgID="Package" ShapeID="_x0000_i1043" DrawAspect="Icon" ObjectID="_1587977821" r:id="rId52"/>
                </w:object>
              </w:r>
            </w:ins>
          </w:p>
        </w:tc>
        <w:tc>
          <w:tcPr>
            <w:tcW w:w="0" w:type="auto"/>
            <w:tcPrChange w:id="170" w:author="Kevin Smith" w:date="2018-05-15T11:34:00Z">
              <w:tcPr>
                <w:tcW w:w="5076" w:type="dxa"/>
              </w:tcPr>
            </w:tcPrChange>
          </w:tcPr>
          <w:p w:rsidR="00C406B2" w:rsidRDefault="00C406B2" w:rsidP="00C406B2">
            <w:pPr>
              <w:rPr>
                <w:ins w:id="171" w:author="Kevin Smith" w:date="2018-05-15T11:31:00Z"/>
                <w:rFonts w:cs="Calibri"/>
              </w:rPr>
            </w:pPr>
            <w:ins w:id="172" w:author="Kevin Smith" w:date="2018-05-15T11:32:00Z">
              <w:r>
                <w:rPr>
                  <w:rFonts w:cs="Calibri"/>
                </w:rPr>
                <w:t>Import into Configurator</w:t>
              </w:r>
            </w:ins>
          </w:p>
        </w:tc>
      </w:tr>
      <w:tr w:rsidR="00C406B2" w:rsidTr="00C406B2">
        <w:trPr>
          <w:jc w:val="center"/>
          <w:ins w:id="173" w:author="Kevin Smith" w:date="2018-05-15T11:32:00Z"/>
        </w:trPr>
        <w:tc>
          <w:tcPr>
            <w:tcW w:w="0" w:type="auto"/>
            <w:tcPrChange w:id="174" w:author="Kevin Smith" w:date="2018-05-15T11:34:00Z">
              <w:tcPr>
                <w:tcW w:w="5076" w:type="dxa"/>
              </w:tcPr>
            </w:tcPrChange>
          </w:tcPr>
          <w:p w:rsidR="00C406B2" w:rsidRDefault="00C406B2" w:rsidP="00C406B2">
            <w:pPr>
              <w:rPr>
                <w:ins w:id="175" w:author="Kevin Smith" w:date="2018-05-15T11:32:00Z"/>
                <w:rFonts w:cs="Calibri"/>
              </w:rPr>
            </w:pPr>
            <w:del w:id="176" w:author="Kevin Smith" w:date="2018-05-16T11:23:00Z">
              <w:r w:rsidDel="00442840">
                <w:rPr>
                  <w:rFonts w:cs="Calibri"/>
                </w:rPr>
                <w:fldChar w:fldCharType="begin"/>
              </w:r>
              <w:r w:rsidDel="00442840">
                <w:rPr>
                  <w:rFonts w:cs="Calibri"/>
                </w:rPr>
                <w:fldChar w:fldCharType="separate"/>
              </w:r>
              <w:r w:rsidDel="00442840">
                <w:rPr>
                  <w:rFonts w:cs="Calibri"/>
                </w:rPr>
                <w:fldChar w:fldCharType="end"/>
              </w:r>
            </w:del>
            <w:ins w:id="177" w:author="Kevin Smith" w:date="2018-05-16T12:10:00Z">
              <w:r w:rsidR="00C404E3">
                <w:rPr>
                  <w:rFonts w:cs="Calibri"/>
                </w:rPr>
                <w:object w:dxaOrig="1531" w:dyaOrig="990">
                  <v:shape id="_x0000_i1051" type="#_x0000_t75" style="width:76.4pt;height:49.45pt" o:ole="">
                    <v:imagedata r:id="rId53" o:title=""/>
                  </v:shape>
                  <o:OLEObject Type="Embed" ProgID="Package" ShapeID="_x0000_i1051" DrawAspect="Icon" ObjectID="_1587977822" r:id="rId54"/>
                </w:object>
              </w:r>
            </w:ins>
          </w:p>
        </w:tc>
        <w:tc>
          <w:tcPr>
            <w:tcW w:w="0" w:type="auto"/>
            <w:tcPrChange w:id="178" w:author="Kevin Smith" w:date="2018-05-15T11:34:00Z">
              <w:tcPr>
                <w:tcW w:w="5076" w:type="dxa"/>
              </w:tcPr>
            </w:tcPrChange>
          </w:tcPr>
          <w:p w:rsidR="00C406B2" w:rsidRDefault="00C406B2" w:rsidP="00C406B2">
            <w:pPr>
              <w:rPr>
                <w:ins w:id="179" w:author="Kevin Smith" w:date="2018-05-15T11:32:00Z"/>
                <w:rFonts w:cs="Calibri"/>
              </w:rPr>
            </w:pPr>
            <w:ins w:id="180" w:author="Kevin Smith" w:date="2018-05-15T11:33:00Z">
              <w:r>
                <w:rPr>
                  <w:rFonts w:cs="Calibri"/>
                </w:rPr>
                <w:t xml:space="preserve">Place contents at the end of the </w:t>
              </w:r>
              <w:proofErr w:type="spellStart"/>
              <w:r>
                <w:rPr>
                  <w:rFonts w:cs="Calibri"/>
                </w:rPr>
                <w:t>Rte_Type.h</w:t>
              </w:r>
              <w:proofErr w:type="spellEnd"/>
              <w:r>
                <w:rPr>
                  <w:rFonts w:cs="Calibri"/>
                </w:rPr>
                <w:t xml:space="preserve"> file. Note: This file is based on the </w:t>
              </w:r>
            </w:ins>
            <w:ins w:id="181" w:author="Kevin Smith" w:date="2018-05-15T11:34:00Z">
              <w:r>
                <w:rPr>
                  <w:rFonts w:cs="Calibri"/>
                </w:rPr>
                <w:t xml:space="preserve">Configurator settings in this table. </w:t>
              </w:r>
            </w:ins>
          </w:p>
        </w:tc>
      </w:tr>
    </w:tbl>
    <w:p w:rsidR="00C406B2" w:rsidRPr="00C406B2" w:rsidRDefault="00C406B2">
      <w:pPr>
        <w:rPr>
          <w:rFonts w:cs="Calibri"/>
        </w:rPr>
        <w:pPrChange w:id="182" w:author="Kevin Smith" w:date="2018-05-15T11:31:00Z">
          <w:pPr>
            <w:pStyle w:val="ListParagraph"/>
            <w:numPr>
              <w:numId w:val="23"/>
            </w:numPr>
            <w:ind w:hanging="360"/>
          </w:pPr>
        </w:pPrChange>
      </w:pPr>
    </w:p>
    <w:p w:rsidR="007C4554" w:rsidRDefault="007C4554" w:rsidP="00531B8C">
      <w:pPr>
        <w:rPr>
          <w:rFonts w:cs="Calibri"/>
        </w:rPr>
      </w:pPr>
    </w:p>
    <w:p w:rsidR="00531B8C" w:rsidRDefault="00531B8C" w:rsidP="00531B8C">
      <w:pPr>
        <w:rPr>
          <w:rFonts w:cs="Calibri"/>
        </w:rPr>
      </w:pPr>
      <w:bookmarkStart w:id="183" w:name="_GoBack"/>
      <w:bookmarkEnd w:id="183"/>
    </w:p>
    <w:p w:rsidR="00531B8C" w:rsidRPr="00E75CFE" w:rsidRDefault="00531B8C" w:rsidP="00531B8C">
      <w:pPr>
        <w:pStyle w:val="Heading1"/>
        <w:ind w:left="562" w:hanging="562"/>
        <w:rPr>
          <w:rFonts w:ascii="Calibri" w:hAnsi="Calibri" w:cs="Calibri"/>
        </w:rPr>
      </w:pPr>
      <w:bookmarkStart w:id="184" w:name="_Toc382297449"/>
      <w:bookmarkStart w:id="185" w:name="_Toc418080077"/>
      <w:bookmarkStart w:id="186" w:name="_Toc421709922"/>
      <w:bookmarkStart w:id="187" w:name="_Toc450305939"/>
      <w:r w:rsidRPr="00E75CFE">
        <w:rPr>
          <w:rFonts w:ascii="Calibri" w:hAnsi="Calibri" w:cs="Calibri"/>
        </w:rPr>
        <w:lastRenderedPageBreak/>
        <w:t>UNIT TEST CONSIDERATION</w:t>
      </w:r>
      <w:bookmarkEnd w:id="184"/>
      <w:bookmarkEnd w:id="185"/>
      <w:bookmarkEnd w:id="186"/>
      <w:bookmarkEnd w:id="187"/>
    </w:p>
    <w:p w:rsidR="003C2407" w:rsidRPr="00E850C8" w:rsidRDefault="00636F34" w:rsidP="003C2407">
      <w:pPr>
        <w:rPr>
          <w:lang w:bidi="ar-SA"/>
        </w:rPr>
      </w:pPr>
      <w:r>
        <w:rPr>
          <w:lang w:bidi="ar-SA"/>
        </w:rPr>
        <w:t>None</w:t>
      </w:r>
    </w:p>
    <w:p w:rsidR="00786BDF" w:rsidRPr="00A158C7" w:rsidRDefault="00786BDF" w:rsidP="000B37D5">
      <w:pPr>
        <w:pStyle w:val="Heading7"/>
      </w:pPr>
      <w:bookmarkStart w:id="188" w:name="_Toc450305940"/>
      <w:r w:rsidRPr="00A158C7">
        <w:lastRenderedPageBreak/>
        <w:t>Abbreviations and Acronyms</w:t>
      </w:r>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189" w:name="_Toc450305941"/>
      <w:r w:rsidRPr="00A158C7">
        <w:lastRenderedPageBreak/>
        <w:t>Glossary</w:t>
      </w:r>
      <w:bookmarkEnd w:id="189"/>
    </w:p>
    <w:p w:rsidR="009B0C02" w:rsidRPr="00A158C7" w:rsidRDefault="009B0C02" w:rsidP="00A158C7">
      <w:pPr>
        <w:jc w:val="both"/>
        <w:rPr>
          <w:lang w:bidi="ar-SA"/>
        </w:rPr>
      </w:pPr>
      <w:r w:rsidRPr="00A158C7">
        <w:rPr>
          <w:b/>
          <w:lang w:bidi="ar-SA"/>
        </w:rPr>
        <w:t>Note</w:t>
      </w:r>
      <w:r w:rsidRPr="00A158C7">
        <w:rPr>
          <w:lang w:bidi="ar-SA"/>
        </w:rPr>
        <w:t>: Terms and definitions from the source “Nexteer Automotive” take precedence over all other definitions of the same term.  Terms and definitions from the source “Nexteer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Existing Nexteer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B758D2">
            <w:pPr>
              <w:rPr>
                <w:sz w:val="19"/>
              </w:rPr>
            </w:pPr>
            <w:r>
              <w:rPr>
                <w:sz w:val="19"/>
              </w:rPr>
              <w:t>MDD</w:t>
            </w:r>
          </w:p>
        </w:tc>
        <w:tc>
          <w:tcPr>
            <w:tcW w:w="4950" w:type="dxa"/>
          </w:tcPr>
          <w:p w:rsidR="00531B8C" w:rsidRPr="009643A3" w:rsidRDefault="00531B8C" w:rsidP="00B758D2">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B758D2">
            <w:pPr>
              <w:rPr>
                <w:sz w:val="19"/>
              </w:rPr>
            </w:pPr>
            <w:r>
              <w:rPr>
                <w:sz w:val="19"/>
              </w:rPr>
              <w:t>DFD</w:t>
            </w:r>
          </w:p>
        </w:tc>
        <w:tc>
          <w:tcPr>
            <w:tcW w:w="4950" w:type="dxa"/>
          </w:tcPr>
          <w:p w:rsidR="00531B8C" w:rsidRDefault="00531B8C" w:rsidP="00B758D2">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190" w:name="_Toc450305942"/>
      <w:r w:rsidRPr="00A158C7">
        <w:lastRenderedPageBreak/>
        <w:t>References</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B758D2">
        <w:tc>
          <w:tcPr>
            <w:tcW w:w="738" w:type="dxa"/>
            <w:shd w:val="clear" w:color="auto" w:fill="auto"/>
          </w:tcPr>
          <w:p w:rsidR="00531B8C" w:rsidRDefault="00531B8C" w:rsidP="00B758D2">
            <w:pPr>
              <w:jc w:val="center"/>
              <w:rPr>
                <w:lang w:bidi="ar-SA"/>
              </w:rPr>
            </w:pPr>
            <w:r>
              <w:rPr>
                <w:lang w:bidi="ar-SA"/>
              </w:rPr>
              <w:t>1</w:t>
            </w:r>
          </w:p>
        </w:tc>
        <w:tc>
          <w:tcPr>
            <w:tcW w:w="6458" w:type="dxa"/>
            <w:shd w:val="clear" w:color="auto" w:fill="auto"/>
          </w:tcPr>
          <w:p w:rsidR="00531B8C" w:rsidRDefault="00531B8C" w:rsidP="00B758D2">
            <w:pPr>
              <w:keepNext/>
            </w:pPr>
            <w:bookmarkStart w:id="191" w:name="_Ref313612389"/>
            <w:r>
              <w:t>AUTOSAR Specification of Memory Mapping (</w:t>
            </w:r>
            <w:proofErr w:type="spellStart"/>
            <w:r>
              <w:t>Link:</w:t>
            </w:r>
            <w:hyperlink r:id="rId55" w:history="1">
              <w:r w:rsidRPr="00F35C33">
                <w:rPr>
                  <w:rStyle w:val="Hyperlink"/>
                </w:rPr>
                <w:t>AUTOSAR_SWS_MemoryMapping.pdf</w:t>
              </w:r>
              <w:proofErr w:type="spellEnd"/>
            </w:hyperlink>
            <w:r>
              <w:t>)</w:t>
            </w:r>
            <w:bookmarkEnd w:id="191"/>
          </w:p>
        </w:tc>
        <w:tc>
          <w:tcPr>
            <w:tcW w:w="2091" w:type="dxa"/>
            <w:shd w:val="clear" w:color="auto" w:fill="auto"/>
          </w:tcPr>
          <w:p w:rsidR="00531B8C" w:rsidRDefault="00531B8C" w:rsidP="00B758D2">
            <w:pPr>
              <w:rPr>
                <w:lang w:bidi="ar-SA"/>
              </w:rPr>
            </w:pPr>
            <w:r>
              <w:t>v1.3.0 R4.0 Rev 2</w:t>
            </w:r>
          </w:p>
        </w:tc>
      </w:tr>
      <w:tr w:rsidR="00531B8C" w:rsidRPr="00A158C7" w:rsidTr="00B758D2">
        <w:tc>
          <w:tcPr>
            <w:tcW w:w="738" w:type="dxa"/>
            <w:shd w:val="clear" w:color="auto" w:fill="auto"/>
          </w:tcPr>
          <w:p w:rsidR="00531B8C" w:rsidRDefault="00531B8C" w:rsidP="00B758D2">
            <w:pPr>
              <w:jc w:val="center"/>
              <w:rPr>
                <w:lang w:bidi="ar-SA"/>
              </w:rPr>
            </w:pPr>
            <w:r>
              <w:rPr>
                <w:lang w:bidi="ar-SA"/>
              </w:rPr>
              <w:t>2</w:t>
            </w:r>
          </w:p>
        </w:tc>
        <w:tc>
          <w:tcPr>
            <w:tcW w:w="6458" w:type="dxa"/>
            <w:shd w:val="clear" w:color="auto" w:fill="auto"/>
          </w:tcPr>
          <w:p w:rsidR="00531B8C" w:rsidRDefault="00531B8C" w:rsidP="00B758D2">
            <w:pPr>
              <w:rPr>
                <w:lang w:bidi="ar-SA"/>
              </w:rPr>
            </w:pPr>
            <w:r>
              <w:t xml:space="preserve">MDD Guideline </w:t>
            </w:r>
          </w:p>
        </w:tc>
        <w:tc>
          <w:tcPr>
            <w:tcW w:w="2091" w:type="dxa"/>
            <w:shd w:val="clear" w:color="auto" w:fill="auto"/>
          </w:tcPr>
          <w:p w:rsidR="00531B8C" w:rsidRDefault="00AC4CD8" w:rsidP="003C2407">
            <w:pPr>
              <w:rPr>
                <w:lang w:bidi="ar-SA"/>
              </w:rPr>
            </w:pPr>
            <w:r>
              <w:rPr>
                <w:lang w:bidi="ar-SA"/>
              </w:rPr>
              <w:t>EA4 01.00</w:t>
            </w:r>
            <w:r w:rsidR="00531B8C">
              <w:rPr>
                <w:lang w:bidi="ar-SA"/>
              </w:rPr>
              <w:t>.0</w:t>
            </w:r>
            <w:r w:rsidR="003C2407">
              <w:rPr>
                <w:lang w:bidi="ar-SA"/>
              </w:rPr>
              <w:t>1</w:t>
            </w:r>
          </w:p>
        </w:tc>
      </w:tr>
      <w:tr w:rsidR="00531B8C" w:rsidRPr="00A158C7" w:rsidTr="00B758D2">
        <w:tc>
          <w:tcPr>
            <w:tcW w:w="738" w:type="dxa"/>
            <w:shd w:val="clear" w:color="auto" w:fill="auto"/>
          </w:tcPr>
          <w:p w:rsidR="00531B8C" w:rsidRDefault="00531B8C" w:rsidP="00B758D2">
            <w:pPr>
              <w:jc w:val="center"/>
            </w:pPr>
            <w:r>
              <w:t>3</w:t>
            </w:r>
          </w:p>
        </w:tc>
        <w:tc>
          <w:tcPr>
            <w:tcW w:w="6458" w:type="dxa"/>
            <w:shd w:val="clear" w:color="auto" w:fill="auto"/>
          </w:tcPr>
          <w:p w:rsidR="00531B8C" w:rsidRDefault="00DD0026" w:rsidP="00B758D2">
            <w:pPr>
              <w:keepNext/>
            </w:pPr>
            <w:hyperlink r:id="rId56" w:history="1">
              <w:bookmarkStart w:id="192" w:name="_Ref335300243"/>
              <w:r w:rsidR="00531B8C" w:rsidRPr="00FC427F">
                <w:t>Software Naming Conventions.doc</w:t>
              </w:r>
              <w:bookmarkEnd w:id="192"/>
            </w:hyperlink>
          </w:p>
        </w:tc>
        <w:tc>
          <w:tcPr>
            <w:tcW w:w="2091" w:type="dxa"/>
            <w:shd w:val="clear" w:color="auto" w:fill="auto"/>
          </w:tcPr>
          <w:p w:rsidR="00531B8C" w:rsidRDefault="00531B8C" w:rsidP="00B758D2">
            <w:pPr>
              <w:rPr>
                <w:lang w:bidi="ar-SA"/>
              </w:rPr>
            </w:pPr>
            <w:r>
              <w:rPr>
                <w:lang w:bidi="ar-SA"/>
              </w:rPr>
              <w:t>1.0</w:t>
            </w:r>
          </w:p>
        </w:tc>
      </w:tr>
      <w:tr w:rsidR="00531B8C" w:rsidRPr="00A158C7" w:rsidTr="00B758D2">
        <w:tc>
          <w:tcPr>
            <w:tcW w:w="738" w:type="dxa"/>
            <w:shd w:val="clear" w:color="auto" w:fill="auto"/>
          </w:tcPr>
          <w:p w:rsidR="00531B8C" w:rsidRDefault="00531B8C" w:rsidP="00B758D2">
            <w:pPr>
              <w:jc w:val="center"/>
            </w:pPr>
            <w:r>
              <w:t>4</w:t>
            </w:r>
          </w:p>
        </w:tc>
        <w:bookmarkStart w:id="193" w:name="0AL0_1a67a9"/>
        <w:tc>
          <w:tcPr>
            <w:tcW w:w="6458" w:type="dxa"/>
            <w:shd w:val="clear" w:color="auto" w:fill="auto"/>
          </w:tcPr>
          <w:p w:rsidR="00531B8C" w:rsidRDefault="00531B8C" w:rsidP="00B758D2">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193"/>
          </w:p>
        </w:tc>
        <w:tc>
          <w:tcPr>
            <w:tcW w:w="2091" w:type="dxa"/>
            <w:shd w:val="clear" w:color="auto" w:fill="auto"/>
          </w:tcPr>
          <w:p w:rsidR="00531B8C" w:rsidRDefault="00531B8C" w:rsidP="003C2407">
            <w:pPr>
              <w:rPr>
                <w:lang w:bidi="ar-SA"/>
              </w:rPr>
            </w:pPr>
            <w:r>
              <w:rPr>
                <w:lang w:bidi="ar-SA"/>
              </w:rPr>
              <w:t>2.</w:t>
            </w:r>
            <w:r w:rsidR="003C2407">
              <w:rPr>
                <w:lang w:bidi="ar-SA"/>
              </w:rPr>
              <w:t>1</w:t>
            </w:r>
          </w:p>
        </w:tc>
      </w:tr>
    </w:tbl>
    <w:p w:rsidR="003A5B2A" w:rsidRDefault="003A5B2A">
      <w:pPr>
        <w:spacing w:after="0"/>
        <w:rPr>
          <w:rFonts w:ascii="Arial" w:hAnsi="Arial"/>
          <w:kern w:val="28"/>
          <w:sz w:val="24"/>
          <w:szCs w:val="20"/>
          <w:lang w:bidi="ar-SA"/>
        </w:rPr>
      </w:pPr>
    </w:p>
    <w:p w:rsidR="0034245D" w:rsidRDefault="0034245D">
      <w:pPr>
        <w:spacing w:after="0"/>
        <w:rPr>
          <w:rFonts w:ascii="Arial" w:hAnsi="Arial"/>
          <w:kern w:val="28"/>
          <w:sz w:val="24"/>
          <w:szCs w:val="20"/>
          <w:lang w:bidi="ar-SA"/>
        </w:rPr>
      </w:pPr>
    </w:p>
    <w:sectPr w:rsidR="0034245D" w:rsidSect="00866672">
      <w:headerReference w:type="default" r:id="rId57"/>
      <w:footerReference w:type="default" r:id="rId58"/>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4EA" w:rsidRDefault="004C34EA">
      <w:r>
        <w:separator/>
      </w:r>
    </w:p>
  </w:endnote>
  <w:endnote w:type="continuationSeparator" w:id="0">
    <w:p w:rsidR="004C34EA" w:rsidRDefault="004C3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84"/>
      <w:gridCol w:w="3385"/>
      <w:gridCol w:w="3383"/>
    </w:tblGrid>
    <w:tr w:rsidR="00DD0026" w:rsidRPr="00B10816" w:rsidTr="00866672">
      <w:tc>
        <w:tcPr>
          <w:tcW w:w="1667" w:type="pct"/>
          <w:vAlign w:val="center"/>
        </w:tcPr>
        <w:p w:rsidR="00DD0026" w:rsidRPr="00B10816" w:rsidRDefault="00DD0026" w:rsidP="00B10816">
          <w:pPr>
            <w:pStyle w:val="Footer"/>
            <w:spacing w:after="0"/>
            <w:rPr>
              <w:sz w:val="16"/>
              <w:szCs w:val="16"/>
            </w:rPr>
          </w:pPr>
          <w:r w:rsidRPr="00B10816">
            <w:rPr>
              <w:sz w:val="16"/>
              <w:szCs w:val="16"/>
            </w:rPr>
            <w:t xml:space="preserve">Document: </w:t>
          </w:r>
          <w:r>
            <w:rPr>
              <w:sz w:val="16"/>
              <w:szCs w:val="16"/>
            </w:rPr>
            <w:fldChar w:fldCharType="begin"/>
          </w:r>
          <w:r>
            <w:rPr>
              <w:sz w:val="16"/>
              <w:szCs w:val="16"/>
            </w:rPr>
            <w:instrText xml:space="preserve"> DOCPROPERTY  "Document Version"  \* MERGEFORMAT </w:instrText>
          </w:r>
          <w:r>
            <w:rPr>
              <w:sz w:val="16"/>
              <w:szCs w:val="16"/>
            </w:rPr>
            <w:fldChar w:fldCharType="separate"/>
          </w:r>
          <w:proofErr w:type="spellStart"/>
          <w:r>
            <w:rPr>
              <w:sz w:val="16"/>
              <w:szCs w:val="16"/>
            </w:rPr>
            <w:t>TunSelnMngt</w:t>
          </w:r>
          <w:proofErr w:type="spellEnd"/>
          <w:r>
            <w:rPr>
              <w:sz w:val="16"/>
              <w:szCs w:val="16"/>
            </w:rPr>
            <w:fldChar w:fldCharType="end"/>
          </w:r>
        </w:p>
        <w:p w:rsidR="00DD0026" w:rsidRPr="00B10816" w:rsidRDefault="00DD0026" w:rsidP="00AC4CD8">
          <w:pPr>
            <w:pStyle w:val="Footer"/>
            <w:spacing w:after="0"/>
            <w:rPr>
              <w:sz w:val="16"/>
              <w:szCs w:val="16"/>
            </w:rPr>
          </w:pPr>
          <w:r>
            <w:rPr>
              <w:sz w:val="16"/>
              <w:szCs w:val="16"/>
            </w:rPr>
            <w:t>Template:</w:t>
          </w:r>
          <w:r w:rsidRPr="00B10816">
            <w:rPr>
              <w:sz w:val="16"/>
              <w:szCs w:val="16"/>
            </w:rPr>
            <w:t xml:space="preserve"> </w:t>
          </w:r>
          <w:r>
            <w:rPr>
              <w:sz w:val="16"/>
              <w:szCs w:val="16"/>
            </w:rPr>
            <w:fldChar w:fldCharType="begin"/>
          </w:r>
          <w:r>
            <w:rPr>
              <w:sz w:val="16"/>
              <w:szCs w:val="16"/>
            </w:rPr>
            <w:instrText xml:space="preserve"> DOCPROPERTY  "Template Version"  \* MERGEFORMAT </w:instrText>
          </w:r>
          <w:r>
            <w:rPr>
              <w:sz w:val="16"/>
              <w:szCs w:val="16"/>
            </w:rPr>
            <w:fldChar w:fldCharType="separate"/>
          </w:r>
          <w:r>
            <w:rPr>
              <w:sz w:val="16"/>
              <w:szCs w:val="16"/>
            </w:rPr>
            <w:t>EA4 01.00.00</w:t>
          </w:r>
          <w:r>
            <w:rPr>
              <w:sz w:val="16"/>
              <w:szCs w:val="16"/>
            </w:rPr>
            <w:fldChar w:fldCharType="end"/>
          </w:r>
        </w:p>
      </w:tc>
      <w:tc>
        <w:tcPr>
          <w:tcW w:w="1667" w:type="pct"/>
          <w:vAlign w:val="center"/>
        </w:tcPr>
        <w:p w:rsidR="00DD0026" w:rsidRDefault="00DD0026" w:rsidP="00B10816">
          <w:pPr>
            <w:pStyle w:val="Footer"/>
            <w:spacing w:after="0"/>
            <w:jc w:val="center"/>
            <w:rPr>
              <w:sz w:val="16"/>
              <w:szCs w:val="16"/>
            </w:rPr>
          </w:pPr>
          <w:r>
            <w:rPr>
              <w:sz w:val="16"/>
              <w:szCs w:val="16"/>
            </w:rPr>
            <w:fldChar w:fldCharType="begin"/>
          </w:r>
          <w:r>
            <w:rPr>
              <w:sz w:val="16"/>
              <w:szCs w:val="16"/>
            </w:rPr>
            <w:instrText xml:space="preserve"> DOCPROPERTY  "Release Date"  \* MERGEFORMAT </w:instrText>
          </w:r>
          <w:r>
            <w:rPr>
              <w:sz w:val="16"/>
              <w:szCs w:val="16"/>
            </w:rPr>
            <w:fldChar w:fldCharType="separate"/>
          </w:r>
          <w:r>
            <w:rPr>
              <w:sz w:val="16"/>
              <w:szCs w:val="16"/>
            </w:rPr>
            <w:t>May 6, 2016</w:t>
          </w:r>
          <w:r>
            <w:rPr>
              <w:sz w:val="16"/>
              <w:szCs w:val="16"/>
            </w:rPr>
            <w:fldChar w:fldCharType="end"/>
          </w:r>
        </w:p>
        <w:p w:rsidR="00DD0026" w:rsidRPr="00B10816" w:rsidRDefault="00DD0026"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Content>
              <w:r w:rsidRPr="00B10816">
                <w:rPr>
                  <w:sz w:val="16"/>
                  <w:szCs w:val="16"/>
                </w:rPr>
                <w:t>Nexteer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Content>
            <w:p w:rsidR="00DD0026" w:rsidRPr="00B10816" w:rsidRDefault="00DD0026" w:rsidP="00B10816">
              <w:pPr>
                <w:pStyle w:val="Footer"/>
                <w:spacing w:after="0"/>
                <w:jc w:val="right"/>
                <w:rPr>
                  <w:sz w:val="16"/>
                  <w:szCs w:val="16"/>
                </w:rPr>
              </w:pPr>
              <w:r>
                <w:rPr>
                  <w:sz w:val="16"/>
                  <w:szCs w:val="16"/>
                </w:rPr>
                <w:t>Module Design Document</w:t>
              </w:r>
            </w:p>
          </w:sdtContent>
        </w:sdt>
        <w:p w:rsidR="00DD0026" w:rsidRPr="00B10816" w:rsidRDefault="00DD0026"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Pr>
              <w:b/>
              <w:noProof/>
              <w:sz w:val="16"/>
              <w:szCs w:val="16"/>
            </w:rPr>
            <w:t>30</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Pr>
              <w:b/>
              <w:noProof/>
              <w:sz w:val="16"/>
              <w:szCs w:val="16"/>
            </w:rPr>
            <w:t>34</w:t>
          </w:r>
          <w:r w:rsidRPr="00B10816">
            <w:rPr>
              <w:b/>
              <w:sz w:val="16"/>
              <w:szCs w:val="16"/>
            </w:rPr>
            <w:fldChar w:fldCharType="end"/>
          </w:r>
        </w:p>
      </w:tc>
    </w:tr>
  </w:tbl>
  <w:p w:rsidR="00DD0026" w:rsidRPr="00B10816" w:rsidRDefault="00DD0026" w:rsidP="00547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4EA" w:rsidRDefault="004C34EA">
      <w:r>
        <w:separator/>
      </w:r>
    </w:p>
  </w:footnote>
  <w:footnote w:type="continuationSeparator" w:id="0">
    <w:p w:rsidR="004C34EA" w:rsidRDefault="004C3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30"/>
      <w:gridCol w:w="7222"/>
    </w:tblGrid>
    <w:tr w:rsidR="00DD0026" w:rsidRPr="008969C4" w:rsidTr="00866672">
      <w:trPr>
        <w:trHeight w:val="438"/>
      </w:trPr>
      <w:tc>
        <w:tcPr>
          <w:tcW w:w="1443" w:type="pct"/>
        </w:tcPr>
        <w:p w:rsidR="00DD0026" w:rsidRPr="008969C4" w:rsidRDefault="00DD0026" w:rsidP="00B10816">
          <w:pPr>
            <w:pStyle w:val="Header"/>
            <w:spacing w:after="0"/>
          </w:pPr>
          <w:r w:rsidRPr="008969C4">
            <w:rPr>
              <w:noProof/>
              <w:lang w:bidi="ar-SA"/>
            </w:rPr>
            <w:drawing>
              <wp:inline distT="0" distB="0" distL="0" distR="0" wp14:anchorId="13C59406" wp14:editId="1DCC6E24">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DD0026" w:rsidRPr="00891F29" w:rsidRDefault="00DD0026" w:rsidP="00B10816">
          <w:pPr>
            <w:pStyle w:val="Header"/>
            <w:spacing w:after="0"/>
            <w:jc w:val="right"/>
            <w:rPr>
              <w:sz w:val="16"/>
              <w:szCs w:val="20"/>
            </w:rPr>
          </w:pPr>
          <w:r w:rsidRPr="00891F29">
            <w:rPr>
              <w:sz w:val="16"/>
              <w:szCs w:val="20"/>
            </w:rPr>
            <w:t>Nexteer Automotive Confidential Proprietary Information</w:t>
          </w:r>
        </w:p>
        <w:p w:rsidR="00DD0026" w:rsidRDefault="00DD0026" w:rsidP="00B10816">
          <w:pPr>
            <w:pStyle w:val="Header"/>
            <w:spacing w:after="0"/>
            <w:jc w:val="right"/>
            <w:rPr>
              <w:sz w:val="16"/>
              <w:szCs w:val="20"/>
            </w:rPr>
          </w:pPr>
          <w:r w:rsidRPr="00891F29">
            <w:rPr>
              <w:sz w:val="16"/>
              <w:szCs w:val="20"/>
            </w:rPr>
            <w:t>Do Not Copy/Distribute Without Prior Permission</w:t>
          </w:r>
        </w:p>
        <w:p w:rsidR="00DD0026" w:rsidRPr="008969C4" w:rsidRDefault="00DD0026" w:rsidP="00B10816">
          <w:pPr>
            <w:pStyle w:val="Header"/>
            <w:spacing w:after="0"/>
            <w:jc w:val="right"/>
            <w:rPr>
              <w:szCs w:val="20"/>
            </w:rPr>
          </w:pPr>
          <w:r w:rsidRPr="000B0DB8">
            <w:rPr>
              <w:sz w:val="16"/>
              <w:szCs w:val="20"/>
            </w:rPr>
            <w:t>This Document Is Uncontrolled When Printed – Verify Version Before Use</w:t>
          </w:r>
        </w:p>
      </w:tc>
    </w:tr>
  </w:tbl>
  <w:p w:rsidR="00DD0026" w:rsidRDefault="00DD0026">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D5003D"/>
    <w:multiLevelType w:val="hybridMultilevel"/>
    <w:tmpl w:val="6F906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8FD2F18"/>
    <w:multiLevelType w:val="multilevel"/>
    <w:tmpl w:val="FD9E2DFA"/>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2"/>
  </w:num>
  <w:num w:numId="14">
    <w:abstractNumId w:val="10"/>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vin Smith">
    <w15:presenceInfo w15:providerId="AD" w15:userId="S-1-5-21-1993528211-2586143117-3253031534-7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321C"/>
    <w:rsid w:val="000040A2"/>
    <w:rsid w:val="0000683A"/>
    <w:rsid w:val="00007584"/>
    <w:rsid w:val="00010BFD"/>
    <w:rsid w:val="00015232"/>
    <w:rsid w:val="000201AB"/>
    <w:rsid w:val="00024845"/>
    <w:rsid w:val="00030567"/>
    <w:rsid w:val="00030607"/>
    <w:rsid w:val="000318E7"/>
    <w:rsid w:val="0004234C"/>
    <w:rsid w:val="000515DF"/>
    <w:rsid w:val="000558D3"/>
    <w:rsid w:val="000573ED"/>
    <w:rsid w:val="00057E0F"/>
    <w:rsid w:val="00063A7A"/>
    <w:rsid w:val="0006733C"/>
    <w:rsid w:val="000718C3"/>
    <w:rsid w:val="00076DD2"/>
    <w:rsid w:val="00090E9F"/>
    <w:rsid w:val="00093068"/>
    <w:rsid w:val="00096B85"/>
    <w:rsid w:val="000A5FB2"/>
    <w:rsid w:val="000B01C4"/>
    <w:rsid w:val="000B0DB8"/>
    <w:rsid w:val="000B37D5"/>
    <w:rsid w:val="000B5C1E"/>
    <w:rsid w:val="000B6648"/>
    <w:rsid w:val="000D55D2"/>
    <w:rsid w:val="000D6773"/>
    <w:rsid w:val="000D72B0"/>
    <w:rsid w:val="000E0B71"/>
    <w:rsid w:val="000E102A"/>
    <w:rsid w:val="000E3512"/>
    <w:rsid w:val="000E548A"/>
    <w:rsid w:val="000F6692"/>
    <w:rsid w:val="00101127"/>
    <w:rsid w:val="00102C25"/>
    <w:rsid w:val="00105535"/>
    <w:rsid w:val="00105C99"/>
    <w:rsid w:val="001063C7"/>
    <w:rsid w:val="00107593"/>
    <w:rsid w:val="00112979"/>
    <w:rsid w:val="00113021"/>
    <w:rsid w:val="00114319"/>
    <w:rsid w:val="001161D2"/>
    <w:rsid w:val="001250DD"/>
    <w:rsid w:val="001278D4"/>
    <w:rsid w:val="00133350"/>
    <w:rsid w:val="00135743"/>
    <w:rsid w:val="001449F2"/>
    <w:rsid w:val="00144BD1"/>
    <w:rsid w:val="00145E51"/>
    <w:rsid w:val="00147B79"/>
    <w:rsid w:val="00152830"/>
    <w:rsid w:val="00180DD1"/>
    <w:rsid w:val="00181748"/>
    <w:rsid w:val="001833C5"/>
    <w:rsid w:val="00186C07"/>
    <w:rsid w:val="0019241F"/>
    <w:rsid w:val="00194117"/>
    <w:rsid w:val="00196283"/>
    <w:rsid w:val="001A069D"/>
    <w:rsid w:val="001A6A75"/>
    <w:rsid w:val="001B11CC"/>
    <w:rsid w:val="001B1516"/>
    <w:rsid w:val="001B15E2"/>
    <w:rsid w:val="001B4CA5"/>
    <w:rsid w:val="001B716A"/>
    <w:rsid w:val="001C3CBB"/>
    <w:rsid w:val="001D2F1D"/>
    <w:rsid w:val="001D6053"/>
    <w:rsid w:val="001E3007"/>
    <w:rsid w:val="001E36FC"/>
    <w:rsid w:val="001E4877"/>
    <w:rsid w:val="001F0A02"/>
    <w:rsid w:val="001F396C"/>
    <w:rsid w:val="001F463A"/>
    <w:rsid w:val="001F7A45"/>
    <w:rsid w:val="00203950"/>
    <w:rsid w:val="00206564"/>
    <w:rsid w:val="002069C0"/>
    <w:rsid w:val="00210877"/>
    <w:rsid w:val="00213F47"/>
    <w:rsid w:val="00216E0A"/>
    <w:rsid w:val="00217199"/>
    <w:rsid w:val="0022572C"/>
    <w:rsid w:val="00226086"/>
    <w:rsid w:val="002366F0"/>
    <w:rsid w:val="002375B8"/>
    <w:rsid w:val="00237876"/>
    <w:rsid w:val="00241551"/>
    <w:rsid w:val="00246432"/>
    <w:rsid w:val="00246474"/>
    <w:rsid w:val="00246930"/>
    <w:rsid w:val="00247961"/>
    <w:rsid w:val="00251051"/>
    <w:rsid w:val="002518E0"/>
    <w:rsid w:val="00252485"/>
    <w:rsid w:val="002540D9"/>
    <w:rsid w:val="00256656"/>
    <w:rsid w:val="00256D7F"/>
    <w:rsid w:val="00260133"/>
    <w:rsid w:val="00273A0B"/>
    <w:rsid w:val="0028321C"/>
    <w:rsid w:val="00283261"/>
    <w:rsid w:val="002905EB"/>
    <w:rsid w:val="002927B8"/>
    <w:rsid w:val="00295E79"/>
    <w:rsid w:val="002A3DCD"/>
    <w:rsid w:val="002A4407"/>
    <w:rsid w:val="002A46ED"/>
    <w:rsid w:val="002A6127"/>
    <w:rsid w:val="002B094F"/>
    <w:rsid w:val="002B1587"/>
    <w:rsid w:val="002B2B02"/>
    <w:rsid w:val="002B4FBF"/>
    <w:rsid w:val="002B6E4E"/>
    <w:rsid w:val="002B7D4B"/>
    <w:rsid w:val="002C4F02"/>
    <w:rsid w:val="002D2079"/>
    <w:rsid w:val="002D4CF3"/>
    <w:rsid w:val="002D7C01"/>
    <w:rsid w:val="002E08B6"/>
    <w:rsid w:val="002E0FEE"/>
    <w:rsid w:val="002E3467"/>
    <w:rsid w:val="002E4849"/>
    <w:rsid w:val="002E7E59"/>
    <w:rsid w:val="0030764F"/>
    <w:rsid w:val="00307A0F"/>
    <w:rsid w:val="00312179"/>
    <w:rsid w:val="003129E3"/>
    <w:rsid w:val="00314939"/>
    <w:rsid w:val="00315ED6"/>
    <w:rsid w:val="00316332"/>
    <w:rsid w:val="00325368"/>
    <w:rsid w:val="003267EF"/>
    <w:rsid w:val="00326A13"/>
    <w:rsid w:val="00327A5B"/>
    <w:rsid w:val="00330ED1"/>
    <w:rsid w:val="003313B5"/>
    <w:rsid w:val="0034184E"/>
    <w:rsid w:val="00341ED6"/>
    <w:rsid w:val="0034245D"/>
    <w:rsid w:val="00347652"/>
    <w:rsid w:val="0036092E"/>
    <w:rsid w:val="00361921"/>
    <w:rsid w:val="00362B86"/>
    <w:rsid w:val="00362CE5"/>
    <w:rsid w:val="00364BF7"/>
    <w:rsid w:val="00364F00"/>
    <w:rsid w:val="003819A2"/>
    <w:rsid w:val="003849A4"/>
    <w:rsid w:val="00385119"/>
    <w:rsid w:val="00387BF4"/>
    <w:rsid w:val="00393DBF"/>
    <w:rsid w:val="003A5B2A"/>
    <w:rsid w:val="003B1516"/>
    <w:rsid w:val="003B4A55"/>
    <w:rsid w:val="003B5106"/>
    <w:rsid w:val="003C2407"/>
    <w:rsid w:val="003D456D"/>
    <w:rsid w:val="003D52EA"/>
    <w:rsid w:val="003F18D9"/>
    <w:rsid w:val="003F3205"/>
    <w:rsid w:val="00405E64"/>
    <w:rsid w:val="0041007B"/>
    <w:rsid w:val="00410E30"/>
    <w:rsid w:val="00411D95"/>
    <w:rsid w:val="004147D1"/>
    <w:rsid w:val="00430D75"/>
    <w:rsid w:val="00431255"/>
    <w:rsid w:val="00436F3E"/>
    <w:rsid w:val="004377FE"/>
    <w:rsid w:val="00442840"/>
    <w:rsid w:val="00444F99"/>
    <w:rsid w:val="004526E6"/>
    <w:rsid w:val="004538E2"/>
    <w:rsid w:val="00453CBC"/>
    <w:rsid w:val="00460D68"/>
    <w:rsid w:val="004610FA"/>
    <w:rsid w:val="00462B18"/>
    <w:rsid w:val="00462D3A"/>
    <w:rsid w:val="00467BB2"/>
    <w:rsid w:val="00470C0A"/>
    <w:rsid w:val="004751F7"/>
    <w:rsid w:val="00480A9D"/>
    <w:rsid w:val="00482BAD"/>
    <w:rsid w:val="00482E6E"/>
    <w:rsid w:val="004863BF"/>
    <w:rsid w:val="004907B4"/>
    <w:rsid w:val="004952FC"/>
    <w:rsid w:val="00496E7C"/>
    <w:rsid w:val="00497491"/>
    <w:rsid w:val="004A0EA5"/>
    <w:rsid w:val="004A3AD6"/>
    <w:rsid w:val="004B36C0"/>
    <w:rsid w:val="004C1331"/>
    <w:rsid w:val="004C34EA"/>
    <w:rsid w:val="004C6F4C"/>
    <w:rsid w:val="004D0FAD"/>
    <w:rsid w:val="004D3A1F"/>
    <w:rsid w:val="004D5D37"/>
    <w:rsid w:val="004E39D0"/>
    <w:rsid w:val="004F1F82"/>
    <w:rsid w:val="004F3C64"/>
    <w:rsid w:val="004F4133"/>
    <w:rsid w:val="00507960"/>
    <w:rsid w:val="00510DB3"/>
    <w:rsid w:val="00514FCB"/>
    <w:rsid w:val="005200B6"/>
    <w:rsid w:val="005237B9"/>
    <w:rsid w:val="00527EC6"/>
    <w:rsid w:val="00531B8C"/>
    <w:rsid w:val="0053510E"/>
    <w:rsid w:val="005366FA"/>
    <w:rsid w:val="00540486"/>
    <w:rsid w:val="00540749"/>
    <w:rsid w:val="00541D9D"/>
    <w:rsid w:val="00541E2D"/>
    <w:rsid w:val="0054769F"/>
    <w:rsid w:val="00551E95"/>
    <w:rsid w:val="00553CD9"/>
    <w:rsid w:val="005601AE"/>
    <w:rsid w:val="00580C6B"/>
    <w:rsid w:val="00585674"/>
    <w:rsid w:val="0058629C"/>
    <w:rsid w:val="00591CEF"/>
    <w:rsid w:val="00592519"/>
    <w:rsid w:val="005955D1"/>
    <w:rsid w:val="005A1C6A"/>
    <w:rsid w:val="005A3EDE"/>
    <w:rsid w:val="005A7417"/>
    <w:rsid w:val="005A77EF"/>
    <w:rsid w:val="005B3586"/>
    <w:rsid w:val="005B6300"/>
    <w:rsid w:val="005B6345"/>
    <w:rsid w:val="005C3AC2"/>
    <w:rsid w:val="005C6795"/>
    <w:rsid w:val="005C7490"/>
    <w:rsid w:val="005D297B"/>
    <w:rsid w:val="005E1F2C"/>
    <w:rsid w:val="005E4680"/>
    <w:rsid w:val="005E57D6"/>
    <w:rsid w:val="005E61CD"/>
    <w:rsid w:val="005F2D10"/>
    <w:rsid w:val="005F3880"/>
    <w:rsid w:val="00600104"/>
    <w:rsid w:val="00600C6A"/>
    <w:rsid w:val="00601D3E"/>
    <w:rsid w:val="0060359A"/>
    <w:rsid w:val="006041A1"/>
    <w:rsid w:val="006114E3"/>
    <w:rsid w:val="00614D08"/>
    <w:rsid w:val="006171B3"/>
    <w:rsid w:val="006224AE"/>
    <w:rsid w:val="00633FE1"/>
    <w:rsid w:val="00635297"/>
    <w:rsid w:val="00636F34"/>
    <w:rsid w:val="006374FA"/>
    <w:rsid w:val="00646455"/>
    <w:rsid w:val="00660449"/>
    <w:rsid w:val="00665E4E"/>
    <w:rsid w:val="00667AE7"/>
    <w:rsid w:val="00673A6E"/>
    <w:rsid w:val="00675F14"/>
    <w:rsid w:val="0067654E"/>
    <w:rsid w:val="006811FF"/>
    <w:rsid w:val="00681E5A"/>
    <w:rsid w:val="006845E9"/>
    <w:rsid w:val="00686ED4"/>
    <w:rsid w:val="0069657C"/>
    <w:rsid w:val="006A1616"/>
    <w:rsid w:val="006A4DF4"/>
    <w:rsid w:val="006A61EA"/>
    <w:rsid w:val="006A7C28"/>
    <w:rsid w:val="006B5229"/>
    <w:rsid w:val="006B5D7E"/>
    <w:rsid w:val="006B5F56"/>
    <w:rsid w:val="006C12CB"/>
    <w:rsid w:val="006C2D7D"/>
    <w:rsid w:val="006D634C"/>
    <w:rsid w:val="006E1C97"/>
    <w:rsid w:val="006F2855"/>
    <w:rsid w:val="006F3CF4"/>
    <w:rsid w:val="007001EC"/>
    <w:rsid w:val="00701356"/>
    <w:rsid w:val="00702C1E"/>
    <w:rsid w:val="00704A11"/>
    <w:rsid w:val="00704B4C"/>
    <w:rsid w:val="00707BA6"/>
    <w:rsid w:val="00715441"/>
    <w:rsid w:val="007219DD"/>
    <w:rsid w:val="00722EA8"/>
    <w:rsid w:val="00725671"/>
    <w:rsid w:val="00727610"/>
    <w:rsid w:val="00733EBC"/>
    <w:rsid w:val="00737A19"/>
    <w:rsid w:val="00751961"/>
    <w:rsid w:val="00752D3F"/>
    <w:rsid w:val="0075721A"/>
    <w:rsid w:val="00765195"/>
    <w:rsid w:val="00767585"/>
    <w:rsid w:val="00770295"/>
    <w:rsid w:val="00772B66"/>
    <w:rsid w:val="00773CA8"/>
    <w:rsid w:val="00774DA2"/>
    <w:rsid w:val="00775B15"/>
    <w:rsid w:val="007778A6"/>
    <w:rsid w:val="00784FF5"/>
    <w:rsid w:val="00786BDF"/>
    <w:rsid w:val="00793B76"/>
    <w:rsid w:val="007A2CEC"/>
    <w:rsid w:val="007A3BEB"/>
    <w:rsid w:val="007A3D19"/>
    <w:rsid w:val="007B71B8"/>
    <w:rsid w:val="007C0067"/>
    <w:rsid w:val="007C3A2E"/>
    <w:rsid w:val="007C4554"/>
    <w:rsid w:val="007C4A1B"/>
    <w:rsid w:val="007C4B48"/>
    <w:rsid w:val="007D326F"/>
    <w:rsid w:val="007D4EE1"/>
    <w:rsid w:val="007E00D7"/>
    <w:rsid w:val="007E0373"/>
    <w:rsid w:val="007E1C02"/>
    <w:rsid w:val="007E4EF4"/>
    <w:rsid w:val="007E625F"/>
    <w:rsid w:val="007E6421"/>
    <w:rsid w:val="007F6820"/>
    <w:rsid w:val="007F746C"/>
    <w:rsid w:val="008068A5"/>
    <w:rsid w:val="008119C7"/>
    <w:rsid w:val="0082092D"/>
    <w:rsid w:val="00820AE5"/>
    <w:rsid w:val="0082456E"/>
    <w:rsid w:val="0082534B"/>
    <w:rsid w:val="0082750A"/>
    <w:rsid w:val="00832905"/>
    <w:rsid w:val="00836552"/>
    <w:rsid w:val="00841C12"/>
    <w:rsid w:val="0084406F"/>
    <w:rsid w:val="0084459F"/>
    <w:rsid w:val="00847EDF"/>
    <w:rsid w:val="00852521"/>
    <w:rsid w:val="00862735"/>
    <w:rsid w:val="0086466A"/>
    <w:rsid w:val="00865ACA"/>
    <w:rsid w:val="00866672"/>
    <w:rsid w:val="00866C6E"/>
    <w:rsid w:val="00871C89"/>
    <w:rsid w:val="008721B1"/>
    <w:rsid w:val="008721C3"/>
    <w:rsid w:val="00881135"/>
    <w:rsid w:val="00881279"/>
    <w:rsid w:val="00891F29"/>
    <w:rsid w:val="008943A3"/>
    <w:rsid w:val="00895757"/>
    <w:rsid w:val="008969C4"/>
    <w:rsid w:val="00897591"/>
    <w:rsid w:val="008A0BF7"/>
    <w:rsid w:val="008A1CA9"/>
    <w:rsid w:val="008A3325"/>
    <w:rsid w:val="008A3DEA"/>
    <w:rsid w:val="008B2A08"/>
    <w:rsid w:val="008B45BE"/>
    <w:rsid w:val="008C31B1"/>
    <w:rsid w:val="008C3411"/>
    <w:rsid w:val="008C4FBE"/>
    <w:rsid w:val="008C6874"/>
    <w:rsid w:val="008D1A6A"/>
    <w:rsid w:val="008D3DCA"/>
    <w:rsid w:val="008D69B7"/>
    <w:rsid w:val="008E50D6"/>
    <w:rsid w:val="008F09CA"/>
    <w:rsid w:val="008F11FD"/>
    <w:rsid w:val="008F1C9A"/>
    <w:rsid w:val="008F1EEF"/>
    <w:rsid w:val="008F38B3"/>
    <w:rsid w:val="008F402B"/>
    <w:rsid w:val="008F4A9B"/>
    <w:rsid w:val="008F5FE0"/>
    <w:rsid w:val="008F7506"/>
    <w:rsid w:val="009017D0"/>
    <w:rsid w:val="009032D2"/>
    <w:rsid w:val="00905396"/>
    <w:rsid w:val="00912AE0"/>
    <w:rsid w:val="0091328D"/>
    <w:rsid w:val="009132C7"/>
    <w:rsid w:val="0091423E"/>
    <w:rsid w:val="00921DE0"/>
    <w:rsid w:val="00923D77"/>
    <w:rsid w:val="009253B7"/>
    <w:rsid w:val="00926383"/>
    <w:rsid w:val="009272A1"/>
    <w:rsid w:val="0092752F"/>
    <w:rsid w:val="00930893"/>
    <w:rsid w:val="009318C4"/>
    <w:rsid w:val="009358E8"/>
    <w:rsid w:val="009361BF"/>
    <w:rsid w:val="00942D04"/>
    <w:rsid w:val="00943372"/>
    <w:rsid w:val="00945677"/>
    <w:rsid w:val="00947A9A"/>
    <w:rsid w:val="00947EA9"/>
    <w:rsid w:val="00957855"/>
    <w:rsid w:val="00964105"/>
    <w:rsid w:val="009643A3"/>
    <w:rsid w:val="00967782"/>
    <w:rsid w:val="00970DBB"/>
    <w:rsid w:val="0097381A"/>
    <w:rsid w:val="009839AF"/>
    <w:rsid w:val="009877AA"/>
    <w:rsid w:val="00992EB9"/>
    <w:rsid w:val="009A3A73"/>
    <w:rsid w:val="009B0C02"/>
    <w:rsid w:val="009B754B"/>
    <w:rsid w:val="009C5629"/>
    <w:rsid w:val="009C5E90"/>
    <w:rsid w:val="009C71A3"/>
    <w:rsid w:val="009C7F7D"/>
    <w:rsid w:val="009D1773"/>
    <w:rsid w:val="009D493A"/>
    <w:rsid w:val="009E371E"/>
    <w:rsid w:val="009E6A87"/>
    <w:rsid w:val="009F3119"/>
    <w:rsid w:val="00A049EB"/>
    <w:rsid w:val="00A05B7E"/>
    <w:rsid w:val="00A067B6"/>
    <w:rsid w:val="00A158C7"/>
    <w:rsid w:val="00A24C26"/>
    <w:rsid w:val="00A25B61"/>
    <w:rsid w:val="00A32B65"/>
    <w:rsid w:val="00A365F0"/>
    <w:rsid w:val="00A37E34"/>
    <w:rsid w:val="00A503A7"/>
    <w:rsid w:val="00A51C66"/>
    <w:rsid w:val="00A531FA"/>
    <w:rsid w:val="00A55B47"/>
    <w:rsid w:val="00A639FF"/>
    <w:rsid w:val="00A6463B"/>
    <w:rsid w:val="00A656E4"/>
    <w:rsid w:val="00A71A73"/>
    <w:rsid w:val="00A72ADF"/>
    <w:rsid w:val="00A75159"/>
    <w:rsid w:val="00A75452"/>
    <w:rsid w:val="00A85DD5"/>
    <w:rsid w:val="00A861E5"/>
    <w:rsid w:val="00A90F28"/>
    <w:rsid w:val="00A92EE5"/>
    <w:rsid w:val="00AA2199"/>
    <w:rsid w:val="00AA3A38"/>
    <w:rsid w:val="00AA61A8"/>
    <w:rsid w:val="00AB1565"/>
    <w:rsid w:val="00AB200C"/>
    <w:rsid w:val="00AB2785"/>
    <w:rsid w:val="00AC1BE0"/>
    <w:rsid w:val="00AC2B5D"/>
    <w:rsid w:val="00AC40DF"/>
    <w:rsid w:val="00AC4A58"/>
    <w:rsid w:val="00AC4CD8"/>
    <w:rsid w:val="00AC65FD"/>
    <w:rsid w:val="00AC6E5E"/>
    <w:rsid w:val="00AD135E"/>
    <w:rsid w:val="00AD1F0E"/>
    <w:rsid w:val="00AD3866"/>
    <w:rsid w:val="00AD3DBF"/>
    <w:rsid w:val="00AE0435"/>
    <w:rsid w:val="00AE0DCB"/>
    <w:rsid w:val="00AE41D4"/>
    <w:rsid w:val="00AE55D3"/>
    <w:rsid w:val="00AE5C76"/>
    <w:rsid w:val="00AE730D"/>
    <w:rsid w:val="00AF03CA"/>
    <w:rsid w:val="00AF3920"/>
    <w:rsid w:val="00AF4509"/>
    <w:rsid w:val="00AF5138"/>
    <w:rsid w:val="00AF6550"/>
    <w:rsid w:val="00AF6D2A"/>
    <w:rsid w:val="00AF7DDD"/>
    <w:rsid w:val="00B0024F"/>
    <w:rsid w:val="00B10816"/>
    <w:rsid w:val="00B11BE8"/>
    <w:rsid w:val="00B154E6"/>
    <w:rsid w:val="00B21802"/>
    <w:rsid w:val="00B25D10"/>
    <w:rsid w:val="00B35242"/>
    <w:rsid w:val="00B35F84"/>
    <w:rsid w:val="00B42FF8"/>
    <w:rsid w:val="00B44DBC"/>
    <w:rsid w:val="00B52330"/>
    <w:rsid w:val="00B557BA"/>
    <w:rsid w:val="00B5628C"/>
    <w:rsid w:val="00B629B6"/>
    <w:rsid w:val="00B647EA"/>
    <w:rsid w:val="00B72FDD"/>
    <w:rsid w:val="00B758D2"/>
    <w:rsid w:val="00B81B39"/>
    <w:rsid w:val="00B81C1B"/>
    <w:rsid w:val="00B85D5F"/>
    <w:rsid w:val="00B92F19"/>
    <w:rsid w:val="00B9722C"/>
    <w:rsid w:val="00BA089B"/>
    <w:rsid w:val="00BA0D62"/>
    <w:rsid w:val="00BA5041"/>
    <w:rsid w:val="00BA7BCD"/>
    <w:rsid w:val="00BB166E"/>
    <w:rsid w:val="00BB4210"/>
    <w:rsid w:val="00BC45C7"/>
    <w:rsid w:val="00BC6B0F"/>
    <w:rsid w:val="00BD17E2"/>
    <w:rsid w:val="00BD2498"/>
    <w:rsid w:val="00BD29F5"/>
    <w:rsid w:val="00BD7322"/>
    <w:rsid w:val="00BE3A11"/>
    <w:rsid w:val="00BE7F06"/>
    <w:rsid w:val="00BF5242"/>
    <w:rsid w:val="00C0276C"/>
    <w:rsid w:val="00C04F32"/>
    <w:rsid w:val="00C145F2"/>
    <w:rsid w:val="00C217F0"/>
    <w:rsid w:val="00C22A00"/>
    <w:rsid w:val="00C2356B"/>
    <w:rsid w:val="00C36EAD"/>
    <w:rsid w:val="00C373E0"/>
    <w:rsid w:val="00C375E8"/>
    <w:rsid w:val="00C404E3"/>
    <w:rsid w:val="00C406B2"/>
    <w:rsid w:val="00C53F02"/>
    <w:rsid w:val="00C54CBD"/>
    <w:rsid w:val="00C62193"/>
    <w:rsid w:val="00C642B0"/>
    <w:rsid w:val="00C64761"/>
    <w:rsid w:val="00C70668"/>
    <w:rsid w:val="00C71EF8"/>
    <w:rsid w:val="00C728E9"/>
    <w:rsid w:val="00C7430F"/>
    <w:rsid w:val="00C74FE6"/>
    <w:rsid w:val="00C77D0E"/>
    <w:rsid w:val="00C8041D"/>
    <w:rsid w:val="00C845F5"/>
    <w:rsid w:val="00C93030"/>
    <w:rsid w:val="00CA5A53"/>
    <w:rsid w:val="00CA5BBE"/>
    <w:rsid w:val="00CB03C3"/>
    <w:rsid w:val="00CB0B31"/>
    <w:rsid w:val="00CB724F"/>
    <w:rsid w:val="00CC112B"/>
    <w:rsid w:val="00CC44B7"/>
    <w:rsid w:val="00CC6EFC"/>
    <w:rsid w:val="00CE1AE1"/>
    <w:rsid w:val="00CE3348"/>
    <w:rsid w:val="00CF089D"/>
    <w:rsid w:val="00CF0E43"/>
    <w:rsid w:val="00CF107F"/>
    <w:rsid w:val="00CF2A9A"/>
    <w:rsid w:val="00CF5BE3"/>
    <w:rsid w:val="00D00A39"/>
    <w:rsid w:val="00D16229"/>
    <w:rsid w:val="00D229A6"/>
    <w:rsid w:val="00D23CB7"/>
    <w:rsid w:val="00D26802"/>
    <w:rsid w:val="00D30924"/>
    <w:rsid w:val="00D33513"/>
    <w:rsid w:val="00D4065B"/>
    <w:rsid w:val="00D42EF2"/>
    <w:rsid w:val="00D443E7"/>
    <w:rsid w:val="00D51275"/>
    <w:rsid w:val="00D53D07"/>
    <w:rsid w:val="00D57071"/>
    <w:rsid w:val="00D57F9F"/>
    <w:rsid w:val="00D60445"/>
    <w:rsid w:val="00D70B1D"/>
    <w:rsid w:val="00D721F3"/>
    <w:rsid w:val="00D757BC"/>
    <w:rsid w:val="00D762B8"/>
    <w:rsid w:val="00D775AC"/>
    <w:rsid w:val="00D77952"/>
    <w:rsid w:val="00D8298E"/>
    <w:rsid w:val="00DA5C5C"/>
    <w:rsid w:val="00DA7651"/>
    <w:rsid w:val="00DB0311"/>
    <w:rsid w:val="00DB1985"/>
    <w:rsid w:val="00DB213C"/>
    <w:rsid w:val="00DB3C1D"/>
    <w:rsid w:val="00DC0959"/>
    <w:rsid w:val="00DC598C"/>
    <w:rsid w:val="00DD0026"/>
    <w:rsid w:val="00DD3B65"/>
    <w:rsid w:val="00DE23CE"/>
    <w:rsid w:val="00DE2FDE"/>
    <w:rsid w:val="00DF4415"/>
    <w:rsid w:val="00DF60E2"/>
    <w:rsid w:val="00E020FC"/>
    <w:rsid w:val="00E02ABF"/>
    <w:rsid w:val="00E03151"/>
    <w:rsid w:val="00E03A1E"/>
    <w:rsid w:val="00E044C8"/>
    <w:rsid w:val="00E16D14"/>
    <w:rsid w:val="00E176AB"/>
    <w:rsid w:val="00E23E66"/>
    <w:rsid w:val="00E31AE9"/>
    <w:rsid w:val="00E3395D"/>
    <w:rsid w:val="00E35A9F"/>
    <w:rsid w:val="00E3609B"/>
    <w:rsid w:val="00E36420"/>
    <w:rsid w:val="00E46EBF"/>
    <w:rsid w:val="00E51408"/>
    <w:rsid w:val="00E52161"/>
    <w:rsid w:val="00E61FD9"/>
    <w:rsid w:val="00E6360E"/>
    <w:rsid w:val="00E6550B"/>
    <w:rsid w:val="00E9004B"/>
    <w:rsid w:val="00EB1228"/>
    <w:rsid w:val="00EC1301"/>
    <w:rsid w:val="00EC6167"/>
    <w:rsid w:val="00ED3D2B"/>
    <w:rsid w:val="00EE263E"/>
    <w:rsid w:val="00EE26AB"/>
    <w:rsid w:val="00EE3BBC"/>
    <w:rsid w:val="00EF190F"/>
    <w:rsid w:val="00F07BC0"/>
    <w:rsid w:val="00F11E83"/>
    <w:rsid w:val="00F1257A"/>
    <w:rsid w:val="00F204F4"/>
    <w:rsid w:val="00F244F6"/>
    <w:rsid w:val="00F33BD1"/>
    <w:rsid w:val="00F36729"/>
    <w:rsid w:val="00F36CC2"/>
    <w:rsid w:val="00F417BB"/>
    <w:rsid w:val="00F4318C"/>
    <w:rsid w:val="00F43F8E"/>
    <w:rsid w:val="00F51C8D"/>
    <w:rsid w:val="00F56F9A"/>
    <w:rsid w:val="00F602B0"/>
    <w:rsid w:val="00F61BFB"/>
    <w:rsid w:val="00F651F5"/>
    <w:rsid w:val="00F727CE"/>
    <w:rsid w:val="00F737FE"/>
    <w:rsid w:val="00F83FBD"/>
    <w:rsid w:val="00F90FCC"/>
    <w:rsid w:val="00F91518"/>
    <w:rsid w:val="00F95E33"/>
    <w:rsid w:val="00FA504E"/>
    <w:rsid w:val="00FB39DC"/>
    <w:rsid w:val="00FB4795"/>
    <w:rsid w:val="00FC02CC"/>
    <w:rsid w:val="00FC45EA"/>
    <w:rsid w:val="00FC5A02"/>
    <w:rsid w:val="00FD293C"/>
    <w:rsid w:val="00FD60F0"/>
    <w:rsid w:val="00FE5DF5"/>
    <w:rsid w:val="00FE6CB8"/>
    <w:rsid w:val="00FF0123"/>
    <w:rsid w:val="00FF0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CE9A3F-F303-450E-8498-3E8889FC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qFormat="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819A2"/>
    <w:pPr>
      <w:numPr>
        <w:ilvl w:val="2"/>
      </w:numPr>
      <w:tabs>
        <w:tab w:val="clear" w:pos="1017"/>
        <w:tab w:val="left" w:pos="864"/>
        <w:tab w:val="num" w:pos="1080"/>
      </w:tabs>
      <w:ind w:left="450" w:hanging="450"/>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 w:type="paragraph" w:styleId="Revision">
    <w:name w:val="Revision"/>
    <w:hidden/>
    <w:uiPriority w:val="99"/>
    <w:semiHidden/>
    <w:rsid w:val="00C36EAD"/>
    <w:rPr>
      <w:rFonts w:ascii="Calibri" w:hAnsi="Calibri"/>
      <w:szCs w:val="24"/>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emf"/><Relationship Id="rId50" Type="http://schemas.openxmlformats.org/officeDocument/2006/relationships/oleObject" Target="embeddings/oleObject18.bin"/><Relationship Id="rId55" Type="http://schemas.openxmlformats.org/officeDocument/2006/relationships/hyperlink" Target="http://www.autosar.org/download/R4.0/AUTOSAR_SWS_MemoryMapping.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8.bin"/><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oleObject13.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emf"/><Relationship Id="rId36" Type="http://schemas.openxmlformats.org/officeDocument/2006/relationships/oleObject" Target="embeddings/oleObject11.bin"/><Relationship Id="rId49" Type="http://schemas.openxmlformats.org/officeDocument/2006/relationships/image" Target="media/image21.emf"/><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7.bin"/><Relationship Id="rId56" Type="http://schemas.openxmlformats.org/officeDocument/2006/relationships/hyperlink" Target="http://misagweb01.nexteer.com/eRoomReq/Files/erooms8/NextGeneration/0_fc55f/Software%20Naming%20Conventions%2003x(In%20Work).doc" TargetMode="External"/><Relationship Id="rId8" Type="http://schemas.openxmlformats.org/officeDocument/2006/relationships/settings" Target="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z7lt6\Downloads\MDD%20Template%20EA4%2001.00.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2202297D424B4EB3226EF40591920E"/>
        <w:category>
          <w:name w:val="General"/>
          <w:gallery w:val="placeholder"/>
        </w:category>
        <w:types>
          <w:type w:val="bbPlcHdr"/>
        </w:types>
        <w:behaviors>
          <w:behavior w:val="content"/>
        </w:behaviors>
        <w:guid w:val="{9CF9420A-1DF3-459A-9153-FFEE8BFCCEE3}"/>
      </w:docPartPr>
      <w:docPartBody>
        <w:p w:rsidR="00787CA9" w:rsidRDefault="002F6047">
          <w:pPr>
            <w:pStyle w:val="5D2202297D424B4EB3226EF40591920E"/>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047"/>
    <w:rsid w:val="00083B62"/>
    <w:rsid w:val="0010706A"/>
    <w:rsid w:val="00172AB4"/>
    <w:rsid w:val="001A4EFF"/>
    <w:rsid w:val="002F6047"/>
    <w:rsid w:val="0042536D"/>
    <w:rsid w:val="004D4D9B"/>
    <w:rsid w:val="004F2B4D"/>
    <w:rsid w:val="00556B2A"/>
    <w:rsid w:val="005E4C22"/>
    <w:rsid w:val="005F6571"/>
    <w:rsid w:val="00645A62"/>
    <w:rsid w:val="0067148A"/>
    <w:rsid w:val="007701A0"/>
    <w:rsid w:val="00787CA9"/>
    <w:rsid w:val="007E7B7C"/>
    <w:rsid w:val="009229E6"/>
    <w:rsid w:val="00937582"/>
    <w:rsid w:val="00A24B3A"/>
    <w:rsid w:val="00B72EA1"/>
    <w:rsid w:val="00C06D5C"/>
    <w:rsid w:val="00D55425"/>
    <w:rsid w:val="00D9514E"/>
    <w:rsid w:val="00E04FAE"/>
    <w:rsid w:val="00EC61EB"/>
    <w:rsid w:val="00F201C5"/>
    <w:rsid w:val="00F20AA7"/>
    <w:rsid w:val="00F47AEF"/>
    <w:rsid w:val="00F52C86"/>
    <w:rsid w:val="00F71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4.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5.xml><?xml version="1.0" encoding="utf-8"?>
<ds:datastoreItem xmlns:ds="http://schemas.openxmlformats.org/officeDocument/2006/customXml" ds:itemID="{1974F6F7-49D6-490C-94B8-989E5A218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EA4 01.00.01.dotx</Template>
  <TotalTime>3622</TotalTime>
  <Pages>36</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15946</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Smith, Kevin</dc:creator>
  <cp:lastModifiedBy>Kevin Smith</cp:lastModifiedBy>
  <cp:revision>57</cp:revision>
  <cp:lastPrinted>2014-12-17T17:01:00Z</cp:lastPrinted>
  <dcterms:created xsi:type="dcterms:W3CDTF">2016-03-30T00:36:00Z</dcterms:created>
  <dcterms:modified xsi:type="dcterms:W3CDTF">2018-05-16T16:10:00Z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TunSelnMngt</vt:lpwstr>
  </property>
  <property fmtid="{D5CDD505-2E9C-101B-9397-08002B2CF9AE}" pid="3" name="Template Version">
    <vt:lpwstr>EA4 01.00.00</vt:lpwstr>
  </property>
  <property fmtid="{D5CDD505-2E9C-101B-9397-08002B2CF9AE}" pid="4" name="Release Date">
    <vt:lpwstr>May 14, 2018</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